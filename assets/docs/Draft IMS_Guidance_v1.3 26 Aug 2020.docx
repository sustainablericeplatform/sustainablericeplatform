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1"/>
        <w:tblW w:w="4994" w:type="pct"/>
        <w:tblInd w:w="0" w:type="dxa"/>
        <w:tblLook w:val="04A0" w:firstRow="1" w:lastRow="0" w:firstColumn="1" w:lastColumn="0" w:noHBand="0" w:noVBand="1"/>
      </w:tblPr>
      <w:tblGrid>
        <w:gridCol w:w="3614"/>
        <w:gridCol w:w="5385"/>
      </w:tblGrid>
      <w:tr w:rsidR="00D81322" w:rsidRPr="00300CE9" w14:paraId="16BD5666" w14:textId="77777777" w:rsidTr="0016698F">
        <w:tc>
          <w:tcPr>
            <w:tcW w:w="2008" w:type="pct"/>
            <w:tcBorders>
              <w:top w:val="single" w:sz="4" w:space="0" w:color="auto"/>
              <w:left w:val="single" w:sz="4" w:space="0" w:color="auto"/>
              <w:bottom w:val="single" w:sz="4" w:space="0" w:color="auto"/>
              <w:right w:val="single" w:sz="4" w:space="0" w:color="auto"/>
            </w:tcBorders>
            <w:hideMark/>
          </w:tcPr>
          <w:p w14:paraId="6ECFDA8B" w14:textId="77777777" w:rsidR="00D81322" w:rsidRPr="00300CE9" w:rsidRDefault="00D81322" w:rsidP="00D81322">
            <w:pPr>
              <w:tabs>
                <w:tab w:val="left" w:pos="3050"/>
              </w:tabs>
              <w:rPr>
                <w:rFonts w:asciiTheme="majorHAnsi" w:hAnsiTheme="majorHAnsi" w:cstheme="majorHAnsi"/>
                <w:color w:val="00546B"/>
                <w:lang w:val="en-US"/>
              </w:rPr>
            </w:pPr>
            <w:r w:rsidRPr="00300CE9">
              <w:rPr>
                <w:rFonts w:asciiTheme="majorHAnsi" w:hAnsiTheme="majorHAnsi" w:cstheme="majorHAnsi"/>
                <w:color w:val="00546B"/>
                <w:lang w:val="en-US"/>
              </w:rPr>
              <w:t>DOCUMENT TITLE</w:t>
            </w:r>
          </w:p>
        </w:tc>
        <w:tc>
          <w:tcPr>
            <w:tcW w:w="2992" w:type="pct"/>
            <w:tcBorders>
              <w:top w:val="single" w:sz="4" w:space="0" w:color="auto"/>
              <w:left w:val="single" w:sz="4" w:space="0" w:color="auto"/>
              <w:bottom w:val="single" w:sz="4" w:space="0" w:color="auto"/>
              <w:right w:val="single" w:sz="4" w:space="0" w:color="auto"/>
            </w:tcBorders>
            <w:hideMark/>
          </w:tcPr>
          <w:p w14:paraId="3700049A" w14:textId="4900FE3A" w:rsidR="00D81322" w:rsidRPr="00300CE9" w:rsidRDefault="00C8026E" w:rsidP="00D81322">
            <w:pPr>
              <w:rPr>
                <w:rFonts w:asciiTheme="majorHAnsi" w:hAnsiTheme="majorHAnsi" w:cstheme="majorHAnsi"/>
                <w:color w:val="00546B"/>
                <w:lang w:val="en-US"/>
              </w:rPr>
            </w:pPr>
            <w:r w:rsidRPr="00300CE9">
              <w:rPr>
                <w:rFonts w:asciiTheme="majorHAnsi" w:hAnsiTheme="majorHAnsi" w:cstheme="majorHAnsi"/>
                <w:color w:val="00546B"/>
                <w:lang w:val="en-US"/>
              </w:rPr>
              <w:t xml:space="preserve">SRP </w:t>
            </w:r>
            <w:r w:rsidR="00D81322" w:rsidRPr="00300CE9">
              <w:rPr>
                <w:rFonts w:asciiTheme="majorHAnsi" w:hAnsiTheme="majorHAnsi" w:cstheme="majorHAnsi"/>
                <w:color w:val="00546B"/>
                <w:lang w:val="en-US"/>
              </w:rPr>
              <w:t xml:space="preserve">Internal Management System </w:t>
            </w:r>
            <w:r w:rsidR="00157F36" w:rsidRPr="00300CE9">
              <w:rPr>
                <w:rFonts w:asciiTheme="majorHAnsi" w:hAnsiTheme="majorHAnsi" w:cstheme="majorHAnsi"/>
                <w:color w:val="00546B"/>
                <w:lang w:val="en-US"/>
              </w:rPr>
              <w:t xml:space="preserve">(IMS) Guidelines </w:t>
            </w:r>
            <w:r w:rsidR="00D81322" w:rsidRPr="00300CE9">
              <w:rPr>
                <w:rFonts w:asciiTheme="majorHAnsi" w:hAnsiTheme="majorHAnsi" w:cstheme="majorHAnsi"/>
                <w:color w:val="00546B"/>
                <w:lang w:val="en-US"/>
              </w:rPr>
              <w:t xml:space="preserve">for </w:t>
            </w:r>
            <w:r w:rsidR="005F2DDF" w:rsidRPr="00300CE9">
              <w:rPr>
                <w:rFonts w:asciiTheme="majorHAnsi" w:hAnsiTheme="majorHAnsi" w:cstheme="majorHAnsi"/>
                <w:color w:val="00546B"/>
                <w:lang w:val="en-US"/>
              </w:rPr>
              <w:t>Producer</w:t>
            </w:r>
            <w:r w:rsidR="00850B63" w:rsidRPr="00300CE9">
              <w:rPr>
                <w:rFonts w:asciiTheme="majorHAnsi" w:hAnsiTheme="majorHAnsi" w:cstheme="majorHAnsi"/>
                <w:color w:val="00546B"/>
                <w:lang w:val="en-US"/>
              </w:rPr>
              <w:t xml:space="preserve"> G</w:t>
            </w:r>
            <w:r w:rsidR="00D81322" w:rsidRPr="00300CE9">
              <w:rPr>
                <w:rFonts w:asciiTheme="majorHAnsi" w:hAnsiTheme="majorHAnsi" w:cstheme="majorHAnsi"/>
                <w:color w:val="00546B"/>
                <w:lang w:val="en-US"/>
              </w:rPr>
              <w:t>roup</w:t>
            </w:r>
            <w:r w:rsidR="00850B63" w:rsidRPr="00300CE9">
              <w:rPr>
                <w:rFonts w:asciiTheme="majorHAnsi" w:hAnsiTheme="majorHAnsi" w:cstheme="majorHAnsi"/>
                <w:color w:val="00546B"/>
                <w:lang w:val="en-US"/>
              </w:rPr>
              <w:t>s</w:t>
            </w:r>
            <w:r w:rsidR="00D81322" w:rsidRPr="00300CE9">
              <w:rPr>
                <w:rFonts w:asciiTheme="majorHAnsi" w:hAnsiTheme="majorHAnsi" w:cstheme="majorHAnsi"/>
                <w:color w:val="00546B"/>
                <w:lang w:val="en-US"/>
              </w:rPr>
              <w:t xml:space="preserve"> </w:t>
            </w:r>
            <w:r w:rsidR="008070A1" w:rsidRPr="00300CE9">
              <w:rPr>
                <w:rFonts w:asciiTheme="majorHAnsi" w:hAnsiTheme="majorHAnsi" w:cstheme="majorHAnsi"/>
                <w:color w:val="00546B"/>
                <w:lang w:val="en-US"/>
              </w:rPr>
              <w:t xml:space="preserve">operating under </w:t>
            </w:r>
            <w:r w:rsidR="00D81322" w:rsidRPr="00300CE9">
              <w:rPr>
                <w:rFonts w:asciiTheme="majorHAnsi" w:hAnsiTheme="majorHAnsi" w:cstheme="majorHAnsi"/>
                <w:color w:val="00546B"/>
                <w:lang w:val="en-US"/>
              </w:rPr>
              <w:t>the SRP Standard for Sustainable Rice Cultivation</w:t>
            </w:r>
            <w:r w:rsidR="001E6357" w:rsidRPr="00300CE9">
              <w:rPr>
                <w:rFonts w:asciiTheme="majorHAnsi" w:hAnsiTheme="majorHAnsi" w:cstheme="majorHAnsi"/>
                <w:color w:val="00546B"/>
                <w:lang w:val="en-US"/>
              </w:rPr>
              <w:t xml:space="preserve"> (Group Implementation)</w:t>
            </w:r>
          </w:p>
        </w:tc>
      </w:tr>
      <w:tr w:rsidR="00D81322" w:rsidRPr="00300CE9" w14:paraId="4BA08DC8" w14:textId="77777777" w:rsidTr="0016698F">
        <w:tc>
          <w:tcPr>
            <w:tcW w:w="2008" w:type="pct"/>
            <w:tcBorders>
              <w:top w:val="single" w:sz="4" w:space="0" w:color="auto"/>
              <w:left w:val="single" w:sz="4" w:space="0" w:color="auto"/>
              <w:bottom w:val="single" w:sz="4" w:space="0" w:color="auto"/>
              <w:right w:val="single" w:sz="4" w:space="0" w:color="auto"/>
            </w:tcBorders>
            <w:hideMark/>
          </w:tcPr>
          <w:p w14:paraId="78A84159" w14:textId="77777777" w:rsidR="00D81322" w:rsidRPr="00300CE9" w:rsidRDefault="00D81322" w:rsidP="00D81322">
            <w:pPr>
              <w:tabs>
                <w:tab w:val="left" w:pos="3050"/>
              </w:tabs>
              <w:rPr>
                <w:rFonts w:asciiTheme="majorHAnsi" w:hAnsiTheme="majorHAnsi" w:cstheme="majorHAnsi"/>
                <w:color w:val="00546B"/>
                <w:lang w:val="en-US"/>
              </w:rPr>
            </w:pPr>
            <w:r w:rsidRPr="00300CE9">
              <w:rPr>
                <w:rFonts w:asciiTheme="majorHAnsi" w:hAnsiTheme="majorHAnsi" w:cstheme="majorHAnsi"/>
                <w:color w:val="00546B"/>
                <w:lang w:val="en-US"/>
              </w:rPr>
              <w:t>PREPARED BY</w:t>
            </w:r>
            <w:r w:rsidRPr="00300CE9">
              <w:rPr>
                <w:rFonts w:asciiTheme="majorHAnsi" w:hAnsiTheme="majorHAnsi" w:cstheme="majorHAnsi"/>
                <w:color w:val="00546B"/>
                <w:lang w:val="en-US"/>
              </w:rPr>
              <w:tab/>
            </w:r>
          </w:p>
        </w:tc>
        <w:tc>
          <w:tcPr>
            <w:tcW w:w="2992" w:type="pct"/>
            <w:tcBorders>
              <w:top w:val="single" w:sz="4" w:space="0" w:color="auto"/>
              <w:left w:val="single" w:sz="4" w:space="0" w:color="auto"/>
              <w:bottom w:val="single" w:sz="4" w:space="0" w:color="auto"/>
              <w:right w:val="single" w:sz="4" w:space="0" w:color="auto"/>
            </w:tcBorders>
            <w:hideMark/>
          </w:tcPr>
          <w:p w14:paraId="69DFD94F" w14:textId="4625DB83" w:rsidR="00D81322" w:rsidRPr="00300CE9" w:rsidRDefault="007228EF" w:rsidP="00D81322">
            <w:pPr>
              <w:rPr>
                <w:rFonts w:asciiTheme="majorHAnsi" w:hAnsiTheme="majorHAnsi" w:cstheme="majorHAnsi"/>
                <w:color w:val="00546B"/>
                <w:lang w:val="en-US"/>
              </w:rPr>
            </w:pPr>
            <w:proofErr w:type="spellStart"/>
            <w:r w:rsidRPr="00300CE9">
              <w:rPr>
                <w:rFonts w:asciiTheme="majorHAnsi" w:hAnsiTheme="majorHAnsi" w:cstheme="majorHAnsi"/>
                <w:color w:val="00546B"/>
                <w:lang w:val="en-US"/>
              </w:rPr>
              <w:t>NEPCon</w:t>
            </w:r>
            <w:proofErr w:type="spellEnd"/>
          </w:p>
        </w:tc>
      </w:tr>
      <w:tr w:rsidR="00D81322" w:rsidRPr="00300CE9" w14:paraId="2C2C1D9A" w14:textId="77777777" w:rsidTr="0016698F">
        <w:tc>
          <w:tcPr>
            <w:tcW w:w="2008" w:type="pct"/>
            <w:tcBorders>
              <w:top w:val="single" w:sz="4" w:space="0" w:color="auto"/>
              <w:left w:val="single" w:sz="4" w:space="0" w:color="auto"/>
              <w:bottom w:val="single" w:sz="4" w:space="0" w:color="auto"/>
              <w:right w:val="single" w:sz="4" w:space="0" w:color="auto"/>
            </w:tcBorders>
            <w:hideMark/>
          </w:tcPr>
          <w:p w14:paraId="696C0294" w14:textId="77777777" w:rsidR="00D81322" w:rsidRPr="00300CE9" w:rsidRDefault="00D81322" w:rsidP="00D81322">
            <w:pPr>
              <w:rPr>
                <w:rFonts w:asciiTheme="majorHAnsi" w:hAnsiTheme="majorHAnsi" w:cstheme="majorHAnsi"/>
                <w:color w:val="00546B"/>
                <w:lang w:val="en-US"/>
              </w:rPr>
            </w:pPr>
            <w:r w:rsidRPr="00300CE9">
              <w:rPr>
                <w:rFonts w:asciiTheme="majorHAnsi" w:hAnsiTheme="majorHAnsi" w:cstheme="majorHAnsi"/>
                <w:color w:val="00546B"/>
                <w:lang w:val="en-US"/>
              </w:rPr>
              <w:t>DRAFT DATE</w:t>
            </w:r>
          </w:p>
        </w:tc>
        <w:tc>
          <w:tcPr>
            <w:tcW w:w="2992" w:type="pct"/>
            <w:tcBorders>
              <w:top w:val="single" w:sz="4" w:space="0" w:color="auto"/>
              <w:left w:val="single" w:sz="4" w:space="0" w:color="auto"/>
              <w:bottom w:val="single" w:sz="4" w:space="0" w:color="auto"/>
              <w:right w:val="single" w:sz="4" w:space="0" w:color="auto"/>
            </w:tcBorders>
            <w:hideMark/>
          </w:tcPr>
          <w:p w14:paraId="6FABC832" w14:textId="33859048" w:rsidR="00D81322" w:rsidRPr="00300CE9" w:rsidRDefault="001C0EDA" w:rsidP="0016698F">
            <w:pPr>
              <w:tabs>
                <w:tab w:val="left" w:pos="2851"/>
              </w:tabs>
              <w:rPr>
                <w:rFonts w:asciiTheme="majorHAnsi" w:hAnsiTheme="majorHAnsi" w:cstheme="majorHAnsi"/>
                <w:color w:val="00546B"/>
                <w:lang w:val="en-US"/>
              </w:rPr>
            </w:pPr>
            <w:r w:rsidRPr="00300CE9">
              <w:rPr>
                <w:rFonts w:asciiTheme="majorHAnsi" w:hAnsiTheme="majorHAnsi" w:cstheme="majorHAnsi"/>
                <w:color w:val="00546B"/>
                <w:lang w:val="en-US"/>
              </w:rPr>
              <w:t>23 August</w:t>
            </w:r>
            <w:r w:rsidR="00A161C5" w:rsidRPr="00300CE9">
              <w:rPr>
                <w:rFonts w:asciiTheme="majorHAnsi" w:hAnsiTheme="majorHAnsi" w:cstheme="majorHAnsi"/>
                <w:color w:val="00546B"/>
                <w:lang w:val="en-US"/>
              </w:rPr>
              <w:t xml:space="preserve"> 2020</w:t>
            </w:r>
            <w:r w:rsidR="00A161C5" w:rsidRPr="00300CE9">
              <w:rPr>
                <w:rFonts w:asciiTheme="majorHAnsi" w:hAnsiTheme="majorHAnsi" w:cstheme="majorHAnsi"/>
                <w:color w:val="00546B"/>
                <w:lang w:val="en-US"/>
              </w:rPr>
              <w:tab/>
            </w:r>
          </w:p>
        </w:tc>
      </w:tr>
      <w:tr w:rsidR="00D81322" w:rsidRPr="00300CE9" w14:paraId="1329977F" w14:textId="77777777" w:rsidTr="0016698F">
        <w:tc>
          <w:tcPr>
            <w:tcW w:w="2008" w:type="pct"/>
            <w:tcBorders>
              <w:top w:val="single" w:sz="4" w:space="0" w:color="auto"/>
              <w:left w:val="single" w:sz="4" w:space="0" w:color="auto"/>
              <w:bottom w:val="single" w:sz="4" w:space="0" w:color="auto"/>
              <w:right w:val="single" w:sz="4" w:space="0" w:color="auto"/>
            </w:tcBorders>
            <w:hideMark/>
          </w:tcPr>
          <w:p w14:paraId="3378651A" w14:textId="77777777" w:rsidR="00D81322" w:rsidRPr="00300CE9" w:rsidRDefault="00D81322" w:rsidP="00D81322">
            <w:pPr>
              <w:rPr>
                <w:rFonts w:asciiTheme="majorHAnsi" w:hAnsiTheme="majorHAnsi" w:cstheme="majorHAnsi"/>
                <w:color w:val="00546B"/>
                <w:lang w:val="en-US"/>
              </w:rPr>
            </w:pPr>
            <w:r w:rsidRPr="00300CE9">
              <w:rPr>
                <w:rFonts w:asciiTheme="majorHAnsi" w:hAnsiTheme="majorHAnsi" w:cstheme="majorHAnsi"/>
                <w:color w:val="00546B"/>
                <w:lang w:val="en-US"/>
              </w:rPr>
              <w:t xml:space="preserve">DATE OF LAST REVIEW </w:t>
            </w:r>
          </w:p>
        </w:tc>
        <w:tc>
          <w:tcPr>
            <w:tcW w:w="2992" w:type="pct"/>
            <w:tcBorders>
              <w:top w:val="single" w:sz="4" w:space="0" w:color="auto"/>
              <w:left w:val="single" w:sz="4" w:space="0" w:color="auto"/>
              <w:bottom w:val="single" w:sz="4" w:space="0" w:color="auto"/>
              <w:right w:val="single" w:sz="4" w:space="0" w:color="auto"/>
            </w:tcBorders>
          </w:tcPr>
          <w:p w14:paraId="2CCB6D37" w14:textId="4154D0C0" w:rsidR="00D81322" w:rsidRPr="00300CE9" w:rsidRDefault="00A161C5" w:rsidP="00D81322">
            <w:pPr>
              <w:rPr>
                <w:rFonts w:asciiTheme="majorHAnsi" w:hAnsiTheme="majorHAnsi" w:cstheme="majorHAnsi"/>
                <w:color w:val="00546B"/>
                <w:lang w:val="en-US"/>
              </w:rPr>
            </w:pPr>
            <w:r w:rsidRPr="00300CE9">
              <w:rPr>
                <w:rFonts w:asciiTheme="majorHAnsi" w:hAnsiTheme="majorHAnsi" w:cstheme="majorHAnsi"/>
                <w:color w:val="00546B"/>
                <w:lang w:val="en-US"/>
              </w:rPr>
              <w:t>23 April 2020</w:t>
            </w:r>
          </w:p>
        </w:tc>
      </w:tr>
      <w:tr w:rsidR="00D81322" w:rsidRPr="00300CE9" w14:paraId="0275DB2C" w14:textId="77777777" w:rsidTr="0016698F">
        <w:tc>
          <w:tcPr>
            <w:tcW w:w="2008" w:type="pct"/>
            <w:tcBorders>
              <w:top w:val="single" w:sz="4" w:space="0" w:color="auto"/>
              <w:left w:val="single" w:sz="4" w:space="0" w:color="auto"/>
              <w:bottom w:val="single" w:sz="4" w:space="0" w:color="auto"/>
              <w:right w:val="single" w:sz="4" w:space="0" w:color="auto"/>
            </w:tcBorders>
            <w:hideMark/>
          </w:tcPr>
          <w:p w14:paraId="3DA5A5AC" w14:textId="77777777" w:rsidR="00D81322" w:rsidRPr="00300CE9" w:rsidRDefault="00D81322" w:rsidP="00D81322">
            <w:pPr>
              <w:rPr>
                <w:rFonts w:asciiTheme="majorHAnsi" w:hAnsiTheme="majorHAnsi" w:cstheme="majorHAnsi"/>
                <w:color w:val="00546B"/>
                <w:lang w:val="en-US"/>
              </w:rPr>
            </w:pPr>
            <w:r w:rsidRPr="00300CE9">
              <w:rPr>
                <w:rFonts w:asciiTheme="majorHAnsi" w:hAnsiTheme="majorHAnsi" w:cstheme="majorHAnsi"/>
                <w:color w:val="00546B"/>
                <w:lang w:val="en-US"/>
              </w:rPr>
              <w:t>DATE OF CURRENT REVIEW</w:t>
            </w:r>
          </w:p>
        </w:tc>
        <w:tc>
          <w:tcPr>
            <w:tcW w:w="2992" w:type="pct"/>
            <w:tcBorders>
              <w:top w:val="single" w:sz="4" w:space="0" w:color="auto"/>
              <w:left w:val="single" w:sz="4" w:space="0" w:color="auto"/>
              <w:bottom w:val="single" w:sz="4" w:space="0" w:color="auto"/>
              <w:right w:val="single" w:sz="4" w:space="0" w:color="auto"/>
            </w:tcBorders>
          </w:tcPr>
          <w:p w14:paraId="16D19CB7" w14:textId="25FCE1CA" w:rsidR="00D81322" w:rsidRPr="00300CE9" w:rsidRDefault="00D81322" w:rsidP="00D81322">
            <w:pPr>
              <w:rPr>
                <w:rFonts w:asciiTheme="majorHAnsi" w:hAnsiTheme="majorHAnsi" w:cstheme="majorHAnsi"/>
                <w:color w:val="00546B"/>
                <w:lang w:val="en-US"/>
              </w:rPr>
            </w:pPr>
          </w:p>
        </w:tc>
      </w:tr>
      <w:tr w:rsidR="00D81322" w:rsidRPr="00300CE9" w14:paraId="1E444FA1" w14:textId="77777777" w:rsidTr="0016698F">
        <w:tc>
          <w:tcPr>
            <w:tcW w:w="2008" w:type="pct"/>
            <w:tcBorders>
              <w:top w:val="single" w:sz="4" w:space="0" w:color="auto"/>
              <w:left w:val="single" w:sz="4" w:space="0" w:color="auto"/>
              <w:bottom w:val="single" w:sz="4" w:space="0" w:color="auto"/>
              <w:right w:val="single" w:sz="4" w:space="0" w:color="auto"/>
            </w:tcBorders>
            <w:hideMark/>
          </w:tcPr>
          <w:p w14:paraId="7E65CD6B" w14:textId="77777777" w:rsidR="00D81322" w:rsidRPr="00300CE9" w:rsidRDefault="00D81322" w:rsidP="00D81322">
            <w:pPr>
              <w:rPr>
                <w:rFonts w:asciiTheme="majorHAnsi" w:hAnsiTheme="majorHAnsi" w:cstheme="majorHAnsi"/>
                <w:color w:val="00546B"/>
                <w:lang w:val="en-US"/>
              </w:rPr>
            </w:pPr>
            <w:r w:rsidRPr="00300CE9">
              <w:rPr>
                <w:rFonts w:asciiTheme="majorHAnsi" w:hAnsiTheme="majorHAnsi" w:cstheme="majorHAnsi"/>
                <w:color w:val="00546B"/>
                <w:lang w:val="en-US"/>
              </w:rPr>
              <w:t xml:space="preserve">REVIEWED BY </w:t>
            </w:r>
          </w:p>
        </w:tc>
        <w:tc>
          <w:tcPr>
            <w:tcW w:w="2992" w:type="pct"/>
            <w:tcBorders>
              <w:top w:val="single" w:sz="4" w:space="0" w:color="auto"/>
              <w:left w:val="single" w:sz="4" w:space="0" w:color="auto"/>
              <w:bottom w:val="single" w:sz="4" w:space="0" w:color="auto"/>
              <w:right w:val="single" w:sz="4" w:space="0" w:color="auto"/>
            </w:tcBorders>
          </w:tcPr>
          <w:p w14:paraId="2286890C" w14:textId="716ECEBB" w:rsidR="00D81322" w:rsidRPr="00300CE9" w:rsidRDefault="00207F33" w:rsidP="00D81322">
            <w:pPr>
              <w:rPr>
                <w:rFonts w:asciiTheme="majorHAnsi" w:hAnsiTheme="majorHAnsi" w:cstheme="majorHAnsi"/>
                <w:color w:val="00546B"/>
                <w:lang w:val="en-US"/>
              </w:rPr>
            </w:pPr>
            <w:r w:rsidRPr="00300CE9">
              <w:rPr>
                <w:rFonts w:asciiTheme="majorHAnsi" w:hAnsiTheme="majorHAnsi" w:cstheme="majorHAnsi"/>
                <w:color w:val="00546B"/>
                <w:lang w:val="en-US"/>
              </w:rPr>
              <w:t xml:space="preserve">WWE: </w:t>
            </w:r>
            <w:r w:rsidR="00A161C5" w:rsidRPr="00300CE9">
              <w:rPr>
                <w:rFonts w:asciiTheme="majorHAnsi" w:hAnsiTheme="majorHAnsi" w:cstheme="majorHAnsi"/>
                <w:color w:val="00546B"/>
                <w:lang w:val="en-US"/>
              </w:rPr>
              <w:t xml:space="preserve">For </w:t>
            </w:r>
            <w:r w:rsidRPr="00300CE9">
              <w:rPr>
                <w:rFonts w:asciiTheme="majorHAnsi" w:hAnsiTheme="majorHAnsi" w:cstheme="majorHAnsi"/>
                <w:color w:val="00546B"/>
                <w:lang w:val="en-US"/>
              </w:rPr>
              <w:t>online public consultation</w:t>
            </w:r>
          </w:p>
        </w:tc>
      </w:tr>
      <w:tr w:rsidR="00D81322" w:rsidRPr="00300CE9" w14:paraId="6298E0FA" w14:textId="77777777" w:rsidTr="0016698F">
        <w:tc>
          <w:tcPr>
            <w:tcW w:w="2008" w:type="pct"/>
            <w:tcBorders>
              <w:top w:val="single" w:sz="4" w:space="0" w:color="auto"/>
              <w:left w:val="single" w:sz="4" w:space="0" w:color="auto"/>
              <w:bottom w:val="single" w:sz="4" w:space="0" w:color="auto"/>
              <w:right w:val="single" w:sz="4" w:space="0" w:color="auto"/>
            </w:tcBorders>
            <w:hideMark/>
          </w:tcPr>
          <w:p w14:paraId="3DAF84CB" w14:textId="77777777" w:rsidR="00D81322" w:rsidRPr="00300CE9" w:rsidRDefault="00D81322" w:rsidP="00D81322">
            <w:pPr>
              <w:rPr>
                <w:rFonts w:asciiTheme="majorHAnsi" w:hAnsiTheme="majorHAnsi" w:cstheme="majorHAnsi"/>
                <w:color w:val="00546B"/>
                <w:lang w:val="en-US"/>
              </w:rPr>
            </w:pPr>
            <w:r w:rsidRPr="00300CE9">
              <w:rPr>
                <w:rFonts w:asciiTheme="majorHAnsi" w:hAnsiTheme="majorHAnsi" w:cstheme="majorHAnsi"/>
                <w:color w:val="00546B"/>
                <w:lang w:val="en-US"/>
              </w:rPr>
              <w:t>VERSION NUMBER</w:t>
            </w:r>
          </w:p>
        </w:tc>
        <w:tc>
          <w:tcPr>
            <w:tcW w:w="2992" w:type="pct"/>
            <w:tcBorders>
              <w:top w:val="single" w:sz="4" w:space="0" w:color="auto"/>
              <w:left w:val="single" w:sz="4" w:space="0" w:color="auto"/>
              <w:bottom w:val="single" w:sz="4" w:space="0" w:color="auto"/>
              <w:right w:val="single" w:sz="4" w:space="0" w:color="auto"/>
            </w:tcBorders>
            <w:hideMark/>
          </w:tcPr>
          <w:p w14:paraId="11862728" w14:textId="06BC6BF6" w:rsidR="00D81322" w:rsidRPr="00300CE9" w:rsidRDefault="00A161C5" w:rsidP="00D81322">
            <w:pPr>
              <w:rPr>
                <w:rFonts w:asciiTheme="majorHAnsi" w:hAnsiTheme="majorHAnsi" w:cstheme="majorHAnsi"/>
                <w:color w:val="00546B"/>
                <w:lang w:val="en-US"/>
              </w:rPr>
            </w:pPr>
            <w:r w:rsidRPr="00300CE9">
              <w:rPr>
                <w:rFonts w:asciiTheme="majorHAnsi" w:hAnsiTheme="majorHAnsi" w:cstheme="majorHAnsi"/>
                <w:color w:val="00546B"/>
                <w:lang w:val="en-US"/>
              </w:rPr>
              <w:t>1.</w:t>
            </w:r>
            <w:r w:rsidR="001C0EDA" w:rsidRPr="00300CE9">
              <w:rPr>
                <w:rFonts w:asciiTheme="majorHAnsi" w:hAnsiTheme="majorHAnsi" w:cstheme="majorHAnsi"/>
                <w:color w:val="00546B"/>
                <w:lang w:val="en-US"/>
              </w:rPr>
              <w:t>3</w:t>
            </w:r>
          </w:p>
        </w:tc>
      </w:tr>
      <w:tr w:rsidR="00D81322" w:rsidRPr="00300CE9" w14:paraId="1F45B763" w14:textId="77777777" w:rsidTr="0016698F">
        <w:trPr>
          <w:trHeight w:val="98"/>
        </w:trPr>
        <w:tc>
          <w:tcPr>
            <w:tcW w:w="2008" w:type="pct"/>
            <w:tcBorders>
              <w:top w:val="single" w:sz="4" w:space="0" w:color="auto"/>
              <w:left w:val="single" w:sz="4" w:space="0" w:color="auto"/>
              <w:bottom w:val="single" w:sz="4" w:space="0" w:color="auto"/>
              <w:right w:val="single" w:sz="4" w:space="0" w:color="auto"/>
            </w:tcBorders>
            <w:hideMark/>
          </w:tcPr>
          <w:p w14:paraId="1DFBC08C" w14:textId="77777777" w:rsidR="00D81322" w:rsidRPr="00300CE9" w:rsidRDefault="00D81322" w:rsidP="00D81322">
            <w:pPr>
              <w:rPr>
                <w:rFonts w:asciiTheme="majorHAnsi" w:hAnsiTheme="majorHAnsi" w:cstheme="majorHAnsi"/>
                <w:color w:val="00546B"/>
                <w:lang w:val="en-US"/>
              </w:rPr>
            </w:pPr>
            <w:r w:rsidRPr="00300CE9">
              <w:rPr>
                <w:rFonts w:asciiTheme="majorHAnsi" w:hAnsiTheme="majorHAnsi" w:cstheme="majorHAnsi"/>
                <w:color w:val="00546B"/>
                <w:lang w:val="en-US"/>
              </w:rPr>
              <w:t>BOARD APPROVAL DATE</w:t>
            </w:r>
          </w:p>
        </w:tc>
        <w:tc>
          <w:tcPr>
            <w:tcW w:w="2992" w:type="pct"/>
            <w:tcBorders>
              <w:top w:val="single" w:sz="4" w:space="0" w:color="auto"/>
              <w:left w:val="single" w:sz="4" w:space="0" w:color="auto"/>
              <w:bottom w:val="single" w:sz="4" w:space="0" w:color="auto"/>
              <w:right w:val="single" w:sz="4" w:space="0" w:color="auto"/>
            </w:tcBorders>
          </w:tcPr>
          <w:p w14:paraId="5E1679A6" w14:textId="77777777" w:rsidR="00D81322" w:rsidRPr="00300CE9" w:rsidRDefault="00D81322" w:rsidP="00D81322">
            <w:pPr>
              <w:rPr>
                <w:rFonts w:asciiTheme="majorHAnsi" w:hAnsiTheme="majorHAnsi" w:cstheme="majorHAnsi"/>
                <w:color w:val="00546B"/>
                <w:lang w:val="en-US"/>
              </w:rPr>
            </w:pPr>
          </w:p>
        </w:tc>
      </w:tr>
    </w:tbl>
    <w:p w14:paraId="41978712" w14:textId="77777777" w:rsidR="005A3B9A" w:rsidRPr="00300CE9" w:rsidRDefault="005A3B9A" w:rsidP="00D15EA5">
      <w:pPr>
        <w:pStyle w:val="AidTitel"/>
        <w:jc w:val="center"/>
        <w:rPr>
          <w:rFonts w:asciiTheme="majorHAnsi" w:hAnsiTheme="majorHAnsi" w:cstheme="majorHAnsi"/>
        </w:rPr>
      </w:pPr>
    </w:p>
    <w:p w14:paraId="0E767D8F" w14:textId="02A4BE70" w:rsidR="00BE4CF0" w:rsidRPr="00300CE9" w:rsidRDefault="00294FDB" w:rsidP="00037A6F">
      <w:pPr>
        <w:pStyle w:val="AidTitel"/>
        <w:shd w:val="clear" w:color="auto" w:fill="FFFFFF" w:themeFill="background1"/>
        <w:jc w:val="center"/>
        <w:rPr>
          <w:rFonts w:asciiTheme="majorHAnsi" w:eastAsia="Myriad Pro" w:hAnsiTheme="majorHAnsi" w:cstheme="majorHAnsi"/>
          <w:color w:val="00B050"/>
          <w:sz w:val="36"/>
          <w:szCs w:val="36"/>
          <w:lang w:eastAsia="en-US" w:bidi="ar-SA"/>
        </w:rPr>
      </w:pPr>
      <w:r w:rsidRPr="00300CE9">
        <w:rPr>
          <w:rFonts w:asciiTheme="majorHAnsi" w:eastAsia="Myriad Pro" w:hAnsiTheme="majorHAnsi" w:cstheme="majorHAnsi"/>
          <w:color w:val="00B050"/>
          <w:sz w:val="36"/>
          <w:szCs w:val="36"/>
        </w:rPr>
        <w:t xml:space="preserve">SRP </w:t>
      </w:r>
      <w:r w:rsidR="0010017F" w:rsidRPr="00300CE9">
        <w:rPr>
          <w:rFonts w:asciiTheme="majorHAnsi" w:eastAsia="Myriad Pro" w:hAnsiTheme="majorHAnsi" w:cstheme="majorHAnsi"/>
          <w:color w:val="00B050"/>
          <w:sz w:val="36"/>
          <w:szCs w:val="36"/>
        </w:rPr>
        <w:t xml:space="preserve">Internal </w:t>
      </w:r>
      <w:r w:rsidR="00E56BBB" w:rsidRPr="00300CE9">
        <w:rPr>
          <w:rFonts w:asciiTheme="majorHAnsi" w:eastAsia="Myriad Pro" w:hAnsiTheme="majorHAnsi" w:cstheme="majorHAnsi"/>
          <w:color w:val="00B050"/>
          <w:sz w:val="36"/>
          <w:szCs w:val="36"/>
        </w:rPr>
        <w:t>Management System</w:t>
      </w:r>
      <w:r w:rsidR="00CB3EA9" w:rsidRPr="00300CE9">
        <w:rPr>
          <w:rFonts w:asciiTheme="majorHAnsi" w:eastAsia="Myriad Pro" w:hAnsiTheme="majorHAnsi" w:cstheme="majorHAnsi"/>
          <w:color w:val="00B050"/>
          <w:sz w:val="36"/>
          <w:szCs w:val="36"/>
        </w:rPr>
        <w:t xml:space="preserve"> (IMS)</w:t>
      </w:r>
      <w:r w:rsidR="00D15EA5" w:rsidRPr="00300CE9">
        <w:rPr>
          <w:rFonts w:asciiTheme="majorHAnsi" w:eastAsia="Myriad Pro" w:hAnsiTheme="majorHAnsi" w:cstheme="majorHAnsi"/>
          <w:color w:val="00B050"/>
          <w:sz w:val="36"/>
          <w:szCs w:val="36"/>
        </w:rPr>
        <w:t xml:space="preserve"> </w:t>
      </w:r>
      <w:bookmarkStart w:id="0" w:name="_Hlk49069903"/>
      <w:r w:rsidR="00E05B35" w:rsidRPr="00300CE9">
        <w:rPr>
          <w:rFonts w:asciiTheme="majorHAnsi" w:eastAsia="Myriad Pro" w:hAnsiTheme="majorHAnsi" w:cstheme="majorHAnsi"/>
          <w:color w:val="00B050"/>
          <w:sz w:val="36"/>
          <w:szCs w:val="36"/>
        </w:rPr>
        <w:t xml:space="preserve">Guidelines </w:t>
      </w:r>
      <w:r w:rsidR="00D15EA5" w:rsidRPr="00300CE9">
        <w:rPr>
          <w:rFonts w:asciiTheme="majorHAnsi" w:eastAsia="Myriad Pro" w:hAnsiTheme="majorHAnsi" w:cstheme="majorHAnsi"/>
          <w:color w:val="00B050"/>
          <w:sz w:val="36"/>
          <w:szCs w:val="36"/>
        </w:rPr>
        <w:t xml:space="preserve">for </w:t>
      </w:r>
      <w:r w:rsidR="00E05B35" w:rsidRPr="00300CE9">
        <w:rPr>
          <w:rFonts w:asciiTheme="majorHAnsi" w:eastAsia="Myriad Pro" w:hAnsiTheme="majorHAnsi" w:cstheme="majorHAnsi"/>
          <w:color w:val="00B050"/>
          <w:sz w:val="36"/>
          <w:szCs w:val="36"/>
        </w:rPr>
        <w:t>Producer G</w:t>
      </w:r>
      <w:r w:rsidR="00E73571" w:rsidRPr="00300CE9">
        <w:rPr>
          <w:rFonts w:asciiTheme="majorHAnsi" w:eastAsia="Myriad Pro" w:hAnsiTheme="majorHAnsi" w:cstheme="majorHAnsi"/>
          <w:color w:val="00B050"/>
          <w:sz w:val="36"/>
          <w:szCs w:val="36"/>
        </w:rPr>
        <w:t>roup</w:t>
      </w:r>
      <w:r w:rsidR="002D33AE" w:rsidRPr="00300CE9">
        <w:rPr>
          <w:rFonts w:asciiTheme="majorHAnsi" w:eastAsia="Myriad Pro" w:hAnsiTheme="majorHAnsi" w:cstheme="majorHAnsi"/>
          <w:color w:val="00B050"/>
          <w:sz w:val="36"/>
          <w:szCs w:val="36"/>
        </w:rPr>
        <w:t>s</w:t>
      </w:r>
      <w:r w:rsidR="00E73571" w:rsidRPr="00300CE9">
        <w:rPr>
          <w:rFonts w:asciiTheme="majorHAnsi" w:eastAsia="Myriad Pro" w:hAnsiTheme="majorHAnsi" w:cstheme="majorHAnsi"/>
          <w:color w:val="00B050"/>
          <w:sz w:val="36"/>
          <w:szCs w:val="36"/>
        </w:rPr>
        <w:t xml:space="preserve"> </w:t>
      </w:r>
      <w:r w:rsidR="00E05B35" w:rsidRPr="00300CE9">
        <w:rPr>
          <w:rFonts w:asciiTheme="majorHAnsi" w:eastAsia="Myriad Pro" w:hAnsiTheme="majorHAnsi" w:cstheme="majorHAnsi"/>
          <w:color w:val="00B050"/>
          <w:sz w:val="36"/>
          <w:szCs w:val="36"/>
        </w:rPr>
        <w:t xml:space="preserve">operating under the SRP Standard </w:t>
      </w:r>
      <w:r w:rsidR="00D15EA5" w:rsidRPr="00300CE9">
        <w:rPr>
          <w:rFonts w:asciiTheme="majorHAnsi" w:eastAsia="Myriad Pro" w:hAnsiTheme="majorHAnsi" w:cstheme="majorHAnsi"/>
          <w:color w:val="00B050"/>
          <w:sz w:val="36"/>
          <w:szCs w:val="36"/>
          <w:lang w:eastAsia="en-US" w:bidi="ar-SA"/>
        </w:rPr>
        <w:t>for Sustainable Rice Cultivation</w:t>
      </w:r>
      <w:bookmarkEnd w:id="0"/>
    </w:p>
    <w:p w14:paraId="57FEBA32" w14:textId="7F8AE4BF" w:rsidR="00D15EA5" w:rsidRPr="00300CE9" w:rsidRDefault="00892461" w:rsidP="001E6863">
      <w:pPr>
        <w:pStyle w:val="AidTitel"/>
        <w:shd w:val="clear" w:color="auto" w:fill="FFFFFF" w:themeFill="background1"/>
        <w:jc w:val="center"/>
        <w:rPr>
          <w:rFonts w:asciiTheme="majorHAnsi" w:eastAsia="Myriad Pro" w:hAnsiTheme="majorHAnsi" w:cstheme="majorHAnsi"/>
          <w:color w:val="00853E"/>
          <w:sz w:val="36"/>
          <w:szCs w:val="36"/>
          <w:lang w:eastAsia="en-US" w:bidi="ar-SA"/>
        </w:rPr>
      </w:pPr>
      <w:r w:rsidRPr="00300CE9">
        <w:rPr>
          <w:rFonts w:asciiTheme="majorHAnsi" w:eastAsia="Myriad Pro" w:hAnsiTheme="majorHAnsi" w:cstheme="majorHAnsi"/>
          <w:color w:val="00B050"/>
          <w:sz w:val="36"/>
          <w:szCs w:val="36"/>
          <w:lang w:eastAsia="en-US" w:bidi="ar-SA"/>
        </w:rPr>
        <w:t>(Group Implementation)</w:t>
      </w:r>
    </w:p>
    <w:p w14:paraId="6239EA87" w14:textId="77777777" w:rsidR="00D15EA5" w:rsidRPr="00300CE9" w:rsidRDefault="00D15EA5" w:rsidP="00D15EA5">
      <w:pPr>
        <w:jc w:val="center"/>
        <w:rPr>
          <w:rFonts w:asciiTheme="majorHAnsi" w:hAnsiTheme="majorHAnsi" w:cstheme="majorHAnsi"/>
          <w:sz w:val="28"/>
        </w:rPr>
      </w:pPr>
    </w:p>
    <w:p w14:paraId="62E71921" w14:textId="10C5E670" w:rsidR="00D15EA5" w:rsidRPr="00300CE9" w:rsidRDefault="00E56BBB" w:rsidP="001202EC">
      <w:pPr>
        <w:widowControl w:val="0"/>
        <w:spacing w:before="37"/>
        <w:ind w:left="1984" w:right="2026"/>
        <w:jc w:val="center"/>
        <w:rPr>
          <w:rFonts w:asciiTheme="majorHAnsi" w:eastAsia="Myriad Pro" w:hAnsiTheme="majorHAnsi" w:cstheme="majorHAnsi"/>
          <w:color w:val="000000" w:themeColor="text1"/>
          <w:sz w:val="36"/>
          <w:szCs w:val="22"/>
          <w:lang w:val="en-US"/>
        </w:rPr>
      </w:pPr>
      <w:r w:rsidRPr="00300CE9">
        <w:rPr>
          <w:rFonts w:asciiTheme="majorHAnsi" w:eastAsia="Myriad Pro" w:hAnsiTheme="majorHAnsi" w:cstheme="majorHAnsi"/>
          <w:color w:val="000000" w:themeColor="text1"/>
          <w:sz w:val="36"/>
          <w:szCs w:val="22"/>
          <w:lang w:val="en-US"/>
        </w:rPr>
        <w:t xml:space="preserve"> </w:t>
      </w:r>
      <w:r w:rsidR="005B27DD" w:rsidRPr="00300CE9">
        <w:rPr>
          <w:rFonts w:asciiTheme="majorHAnsi" w:eastAsia="Myriad Pro" w:hAnsiTheme="majorHAnsi" w:cstheme="majorHAnsi"/>
          <w:color w:val="000000" w:themeColor="text1"/>
          <w:sz w:val="36"/>
          <w:szCs w:val="22"/>
          <w:lang w:val="en-US"/>
        </w:rPr>
        <w:t>Draft v</w:t>
      </w:r>
      <w:r w:rsidR="00D15EA5" w:rsidRPr="00300CE9">
        <w:rPr>
          <w:rFonts w:asciiTheme="majorHAnsi" w:eastAsia="Myriad Pro" w:hAnsiTheme="majorHAnsi" w:cstheme="majorHAnsi"/>
          <w:color w:val="000000" w:themeColor="text1"/>
          <w:sz w:val="36"/>
          <w:szCs w:val="22"/>
          <w:lang w:val="en-US"/>
        </w:rPr>
        <w:t xml:space="preserve"> </w:t>
      </w:r>
      <w:r w:rsidR="001C0EDA" w:rsidRPr="00300CE9">
        <w:rPr>
          <w:rFonts w:asciiTheme="majorHAnsi" w:eastAsia="Myriad Pro" w:hAnsiTheme="majorHAnsi" w:cstheme="majorHAnsi"/>
          <w:color w:val="000000" w:themeColor="text1"/>
          <w:sz w:val="36"/>
          <w:szCs w:val="22"/>
          <w:lang w:val="en-US"/>
        </w:rPr>
        <w:t>1.3</w:t>
      </w:r>
    </w:p>
    <w:p w14:paraId="56BBE9E4" w14:textId="638E515D" w:rsidR="00D15EA5" w:rsidRPr="00300CE9" w:rsidRDefault="002D33AE" w:rsidP="0043181B">
      <w:pPr>
        <w:widowControl w:val="0"/>
        <w:tabs>
          <w:tab w:val="left" w:pos="5040"/>
        </w:tabs>
        <w:spacing w:before="37"/>
        <w:ind w:left="1984" w:right="2026"/>
        <w:jc w:val="center"/>
        <w:rPr>
          <w:rFonts w:asciiTheme="majorHAnsi" w:eastAsia="Myriad Pro" w:hAnsiTheme="majorHAnsi" w:cstheme="majorHAnsi"/>
          <w:color w:val="000000" w:themeColor="text1"/>
          <w:sz w:val="36"/>
          <w:szCs w:val="22"/>
          <w:lang w:val="en-US"/>
        </w:rPr>
      </w:pPr>
      <w:r w:rsidRPr="00300CE9">
        <w:rPr>
          <w:rFonts w:asciiTheme="majorHAnsi" w:eastAsia="Myriad Pro" w:hAnsiTheme="majorHAnsi" w:cstheme="majorHAnsi"/>
          <w:color w:val="000000" w:themeColor="text1"/>
          <w:sz w:val="36"/>
          <w:szCs w:val="22"/>
          <w:lang w:val="en-US"/>
        </w:rPr>
        <w:t>August</w:t>
      </w:r>
      <w:r w:rsidR="005B27DD" w:rsidRPr="00300CE9">
        <w:rPr>
          <w:rFonts w:asciiTheme="majorHAnsi" w:eastAsia="Myriad Pro" w:hAnsiTheme="majorHAnsi" w:cstheme="majorHAnsi"/>
          <w:color w:val="000000" w:themeColor="text1"/>
          <w:sz w:val="36"/>
          <w:szCs w:val="22"/>
          <w:lang w:val="en-US"/>
        </w:rPr>
        <w:t xml:space="preserve"> 2020</w:t>
      </w:r>
    </w:p>
    <w:p w14:paraId="0208C70B" w14:textId="25B7656A" w:rsidR="00D15EA5" w:rsidRPr="00300CE9" w:rsidRDefault="005B27DD" w:rsidP="00D15EA5">
      <w:pPr>
        <w:jc w:val="center"/>
        <w:rPr>
          <w:rFonts w:asciiTheme="majorHAnsi" w:hAnsiTheme="majorHAnsi" w:cstheme="majorHAnsi"/>
          <w:sz w:val="28"/>
        </w:rPr>
      </w:pPr>
      <w:r w:rsidRPr="00300CE9">
        <w:rPr>
          <w:rFonts w:asciiTheme="majorHAnsi" w:hAnsiTheme="majorHAnsi" w:cstheme="majorHAnsi"/>
          <w:sz w:val="28"/>
        </w:rPr>
        <w:t>U</w:t>
      </w:r>
      <w:r w:rsidR="002A0027" w:rsidRPr="00300CE9">
        <w:rPr>
          <w:rFonts w:asciiTheme="majorHAnsi" w:hAnsiTheme="majorHAnsi" w:cstheme="majorHAnsi"/>
          <w:sz w:val="28"/>
        </w:rPr>
        <w:t xml:space="preserve">pdated </w:t>
      </w:r>
      <w:r w:rsidR="006A3BD6" w:rsidRPr="00300CE9">
        <w:rPr>
          <w:rFonts w:asciiTheme="majorHAnsi" w:hAnsiTheme="majorHAnsi" w:cstheme="majorHAnsi"/>
          <w:sz w:val="28"/>
        </w:rPr>
        <w:t>2</w:t>
      </w:r>
      <w:r w:rsidR="001C0EDA" w:rsidRPr="00300CE9">
        <w:rPr>
          <w:rFonts w:asciiTheme="majorHAnsi" w:hAnsiTheme="majorHAnsi" w:cstheme="majorHAnsi"/>
          <w:sz w:val="28"/>
        </w:rPr>
        <w:t>3</w:t>
      </w:r>
      <w:r w:rsidR="006A3BD6" w:rsidRPr="00300CE9">
        <w:rPr>
          <w:rFonts w:asciiTheme="majorHAnsi" w:hAnsiTheme="majorHAnsi" w:cstheme="majorHAnsi"/>
          <w:sz w:val="28"/>
        </w:rPr>
        <w:t>/0</w:t>
      </w:r>
      <w:r w:rsidR="001C0EDA" w:rsidRPr="00300CE9">
        <w:rPr>
          <w:rFonts w:asciiTheme="majorHAnsi" w:hAnsiTheme="majorHAnsi" w:cstheme="majorHAnsi"/>
          <w:sz w:val="28"/>
        </w:rPr>
        <w:t>8</w:t>
      </w:r>
      <w:r w:rsidR="002A0027" w:rsidRPr="00300CE9">
        <w:rPr>
          <w:rFonts w:asciiTheme="majorHAnsi" w:hAnsiTheme="majorHAnsi" w:cstheme="majorHAnsi"/>
          <w:sz w:val="28"/>
        </w:rPr>
        <w:t>/</w:t>
      </w:r>
      <w:r w:rsidRPr="00300CE9">
        <w:rPr>
          <w:rFonts w:asciiTheme="majorHAnsi" w:hAnsiTheme="majorHAnsi" w:cstheme="majorHAnsi"/>
          <w:sz w:val="28"/>
        </w:rPr>
        <w:t>20</w:t>
      </w:r>
    </w:p>
    <w:tbl>
      <w:tblPr>
        <w:tblStyle w:val="TableGrid"/>
        <w:tblpPr w:leftFromText="141" w:rightFromText="141" w:vertAnchor="text" w:horzAnchor="margin" w:tblpY="8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3754"/>
      </w:tblGrid>
      <w:tr w:rsidR="000C0B6A" w:rsidRPr="00300CE9" w14:paraId="7991D143" w14:textId="77777777" w:rsidTr="00AF4E99">
        <w:tc>
          <w:tcPr>
            <w:tcW w:w="4536" w:type="dxa"/>
          </w:tcPr>
          <w:p w14:paraId="3E321D7D" w14:textId="77777777" w:rsidR="000C0B6A" w:rsidRPr="00300CE9" w:rsidRDefault="000C0B6A" w:rsidP="000C0B6A">
            <w:pPr>
              <w:jc w:val="center"/>
              <w:rPr>
                <w:rFonts w:asciiTheme="majorHAnsi" w:eastAsia="Times New Roman" w:hAnsiTheme="majorHAnsi" w:cstheme="majorHAnsi"/>
                <w:w w:val="90"/>
                <w:lang w:val="en-US" w:eastAsia="nl-NL" w:bidi="th-TH"/>
              </w:rPr>
            </w:pPr>
            <w:r w:rsidRPr="00300CE9">
              <w:rPr>
                <w:rFonts w:asciiTheme="majorHAnsi" w:eastAsia="Times New Roman" w:hAnsiTheme="majorHAnsi" w:cstheme="majorHAnsi"/>
                <w:b/>
                <w:w w:val="90"/>
                <w:lang w:val="en-US" w:eastAsia="nl-NL" w:bidi="th-TH"/>
              </w:rPr>
              <w:t>Sustainable Rice Platform - Secretariat</w:t>
            </w:r>
          </w:p>
          <w:p w14:paraId="23A20839" w14:textId="77777777" w:rsidR="000C0B6A" w:rsidRPr="00300CE9" w:rsidRDefault="000C0B6A" w:rsidP="000C0B6A">
            <w:pPr>
              <w:jc w:val="center"/>
              <w:rPr>
                <w:rFonts w:asciiTheme="majorHAnsi" w:eastAsia="Myriad Pro" w:hAnsiTheme="majorHAnsi" w:cstheme="majorHAnsi"/>
                <w:color w:val="00853E"/>
                <w:w w:val="90"/>
                <w:lang w:val="en-US"/>
              </w:rPr>
            </w:pPr>
            <w:r w:rsidRPr="00300CE9">
              <w:rPr>
                <w:rFonts w:asciiTheme="majorHAnsi" w:eastAsia="Times New Roman" w:hAnsiTheme="majorHAnsi" w:cstheme="majorHAnsi"/>
                <w:w w:val="90"/>
                <w:lang w:val="en-US" w:eastAsia="nl-NL" w:bidi="th-TH"/>
              </w:rPr>
              <w:t xml:space="preserve"> UN Environment Asia and the Pacific Office</w:t>
            </w:r>
            <w:r w:rsidRPr="00300CE9">
              <w:rPr>
                <w:rFonts w:asciiTheme="majorHAnsi" w:eastAsia="Times New Roman" w:hAnsiTheme="majorHAnsi" w:cstheme="majorHAnsi"/>
                <w:w w:val="90"/>
                <w:lang w:val="en-US" w:eastAsia="nl-NL" w:bidi="th-TH"/>
              </w:rPr>
              <w:br/>
              <w:t xml:space="preserve">United Nations Building, </w:t>
            </w:r>
            <w:proofErr w:type="spellStart"/>
            <w:r w:rsidRPr="00300CE9">
              <w:rPr>
                <w:rFonts w:asciiTheme="majorHAnsi" w:eastAsia="Times New Roman" w:hAnsiTheme="majorHAnsi" w:cstheme="majorHAnsi"/>
                <w:w w:val="90"/>
                <w:lang w:val="en-US" w:eastAsia="nl-NL" w:bidi="th-TH"/>
              </w:rPr>
              <w:t>Rajdamnern</w:t>
            </w:r>
            <w:proofErr w:type="spellEnd"/>
            <w:r w:rsidRPr="00300CE9">
              <w:rPr>
                <w:rFonts w:asciiTheme="majorHAnsi" w:eastAsia="Times New Roman" w:hAnsiTheme="majorHAnsi" w:cstheme="majorHAnsi"/>
                <w:w w:val="90"/>
                <w:lang w:val="en-US" w:eastAsia="nl-NL" w:bidi="th-TH"/>
              </w:rPr>
              <w:t xml:space="preserve"> </w:t>
            </w:r>
            <w:proofErr w:type="spellStart"/>
            <w:r w:rsidRPr="00300CE9">
              <w:rPr>
                <w:rFonts w:asciiTheme="majorHAnsi" w:eastAsia="Times New Roman" w:hAnsiTheme="majorHAnsi" w:cstheme="majorHAnsi"/>
                <w:w w:val="90"/>
                <w:lang w:val="en-US" w:eastAsia="nl-NL" w:bidi="th-TH"/>
              </w:rPr>
              <w:t>Nok</w:t>
            </w:r>
            <w:proofErr w:type="spellEnd"/>
            <w:r w:rsidRPr="00300CE9">
              <w:rPr>
                <w:rFonts w:asciiTheme="majorHAnsi" w:eastAsia="Times New Roman" w:hAnsiTheme="majorHAnsi" w:cstheme="majorHAnsi"/>
                <w:w w:val="90"/>
                <w:lang w:val="en-US" w:eastAsia="nl-NL" w:bidi="th-TH"/>
              </w:rPr>
              <w:t xml:space="preserve"> Ave.</w:t>
            </w:r>
            <w:r w:rsidRPr="00300CE9">
              <w:rPr>
                <w:rFonts w:asciiTheme="majorHAnsi" w:eastAsia="Times New Roman" w:hAnsiTheme="majorHAnsi" w:cstheme="majorHAnsi"/>
                <w:w w:val="90"/>
                <w:lang w:val="en-US" w:eastAsia="nl-NL" w:bidi="th-TH"/>
              </w:rPr>
              <w:br/>
              <w:t>Bangkok 10200, Thailand</w:t>
            </w:r>
          </w:p>
          <w:p w14:paraId="1360ACB7" w14:textId="1C2EBBDC" w:rsidR="000C0B6A" w:rsidRPr="00300CE9" w:rsidRDefault="000C0B6A" w:rsidP="000C0B6A">
            <w:pPr>
              <w:jc w:val="center"/>
              <w:rPr>
                <w:rFonts w:asciiTheme="majorHAnsi" w:eastAsia="Myriad Pro" w:hAnsiTheme="majorHAnsi" w:cstheme="majorHAnsi"/>
                <w:w w:val="90"/>
                <w:lang w:val="en-US"/>
              </w:rPr>
            </w:pPr>
          </w:p>
          <w:p w14:paraId="1A2234F2" w14:textId="1962062F" w:rsidR="000C0B6A" w:rsidRPr="00300CE9" w:rsidRDefault="000C0B6A" w:rsidP="000C0B6A">
            <w:pPr>
              <w:jc w:val="center"/>
              <w:rPr>
                <w:rFonts w:asciiTheme="majorHAnsi" w:eastAsia="Myriad Pro" w:hAnsiTheme="majorHAnsi" w:cstheme="majorHAnsi"/>
                <w:w w:val="90"/>
                <w:lang w:val="en-US"/>
              </w:rPr>
            </w:pPr>
          </w:p>
        </w:tc>
        <w:tc>
          <w:tcPr>
            <w:tcW w:w="3754" w:type="dxa"/>
          </w:tcPr>
          <w:p w14:paraId="3CA74F16" w14:textId="73E15EE2" w:rsidR="000C0B6A" w:rsidRPr="00300CE9" w:rsidRDefault="0010017F" w:rsidP="0010017F">
            <w:pPr>
              <w:jc w:val="center"/>
              <w:rPr>
                <w:rFonts w:asciiTheme="majorHAnsi" w:eastAsia="Myriad Pro" w:hAnsiTheme="majorHAnsi" w:cstheme="majorHAnsi"/>
                <w:sz w:val="22"/>
                <w:szCs w:val="22"/>
              </w:rPr>
            </w:pPr>
            <w:r w:rsidRPr="00300CE9">
              <w:rPr>
                <w:rFonts w:asciiTheme="majorHAnsi" w:eastAsia="Times New Roman" w:hAnsiTheme="majorHAnsi" w:cstheme="majorHAnsi"/>
                <w:b/>
                <w:bCs/>
                <w:sz w:val="22"/>
                <w:szCs w:val="22"/>
                <w:lang w:val="en-US"/>
              </w:rPr>
              <w:t xml:space="preserve">GLOBALG.A.P. c/o </w:t>
            </w:r>
            <w:proofErr w:type="spellStart"/>
            <w:r w:rsidRPr="00300CE9">
              <w:rPr>
                <w:rFonts w:asciiTheme="majorHAnsi" w:eastAsia="Times New Roman" w:hAnsiTheme="majorHAnsi" w:cstheme="majorHAnsi"/>
                <w:b/>
                <w:bCs/>
                <w:sz w:val="22"/>
                <w:szCs w:val="22"/>
                <w:lang w:val="en-US"/>
              </w:rPr>
              <w:t>FoodPLUS</w:t>
            </w:r>
            <w:proofErr w:type="spellEnd"/>
            <w:r w:rsidRPr="00300CE9">
              <w:rPr>
                <w:rFonts w:asciiTheme="majorHAnsi" w:eastAsia="Times New Roman" w:hAnsiTheme="majorHAnsi" w:cstheme="majorHAnsi"/>
                <w:b/>
                <w:bCs/>
                <w:sz w:val="22"/>
                <w:szCs w:val="22"/>
                <w:lang w:val="en-US"/>
              </w:rPr>
              <w:t xml:space="preserve"> GmbH</w:t>
            </w:r>
            <w:r w:rsidRPr="00300CE9">
              <w:rPr>
                <w:rFonts w:asciiTheme="majorHAnsi" w:eastAsia="Times New Roman" w:hAnsiTheme="majorHAnsi" w:cstheme="majorHAnsi"/>
                <w:b/>
                <w:bCs/>
                <w:sz w:val="22"/>
                <w:szCs w:val="22"/>
                <w:lang w:val="en-US"/>
              </w:rPr>
              <w:br/>
            </w:r>
            <w:proofErr w:type="spellStart"/>
            <w:r w:rsidRPr="00300CE9">
              <w:rPr>
                <w:rFonts w:asciiTheme="majorHAnsi" w:eastAsia="Times New Roman" w:hAnsiTheme="majorHAnsi" w:cstheme="majorHAnsi"/>
                <w:sz w:val="22"/>
                <w:szCs w:val="22"/>
                <w:lang w:val="en-US"/>
              </w:rPr>
              <w:t>Spichernstr</w:t>
            </w:r>
            <w:proofErr w:type="spellEnd"/>
            <w:r w:rsidRPr="00300CE9">
              <w:rPr>
                <w:rFonts w:asciiTheme="majorHAnsi" w:eastAsia="Times New Roman" w:hAnsiTheme="majorHAnsi" w:cstheme="majorHAnsi"/>
                <w:sz w:val="22"/>
                <w:szCs w:val="22"/>
                <w:lang w:val="en-US"/>
              </w:rPr>
              <w:t xml:space="preserve">. 55, 50672 </w:t>
            </w:r>
            <w:proofErr w:type="spellStart"/>
            <w:r w:rsidRPr="00300CE9">
              <w:rPr>
                <w:rFonts w:asciiTheme="majorHAnsi" w:eastAsia="Times New Roman" w:hAnsiTheme="majorHAnsi" w:cstheme="majorHAnsi"/>
                <w:sz w:val="22"/>
                <w:szCs w:val="22"/>
                <w:lang w:val="en-US"/>
              </w:rPr>
              <w:t>Koeln</w:t>
            </w:r>
            <w:proofErr w:type="spellEnd"/>
            <w:r w:rsidRPr="00300CE9">
              <w:rPr>
                <w:rFonts w:asciiTheme="majorHAnsi" w:eastAsia="Times New Roman" w:hAnsiTheme="majorHAnsi" w:cstheme="majorHAnsi"/>
                <w:sz w:val="22"/>
                <w:szCs w:val="22"/>
                <w:lang w:val="en-US"/>
              </w:rPr>
              <w:t>, Germany</w:t>
            </w:r>
            <w:r w:rsidRPr="00300CE9">
              <w:rPr>
                <w:rFonts w:asciiTheme="majorHAnsi" w:eastAsia="Times New Roman" w:hAnsiTheme="majorHAnsi" w:cstheme="majorHAnsi"/>
                <w:sz w:val="22"/>
                <w:szCs w:val="22"/>
                <w:lang w:val="en-US"/>
              </w:rPr>
              <w:br/>
            </w:r>
            <w:proofErr w:type="spellStart"/>
            <w:r w:rsidRPr="00300CE9">
              <w:rPr>
                <w:rFonts w:asciiTheme="majorHAnsi" w:eastAsia="Times New Roman" w:hAnsiTheme="majorHAnsi" w:cstheme="majorHAnsi"/>
                <w:sz w:val="22"/>
                <w:szCs w:val="22"/>
                <w:lang w:val="en-US"/>
              </w:rPr>
              <w:t>Koeln</w:t>
            </w:r>
            <w:proofErr w:type="spellEnd"/>
            <w:r w:rsidRPr="00300CE9">
              <w:rPr>
                <w:rFonts w:asciiTheme="majorHAnsi" w:eastAsia="Times New Roman" w:hAnsiTheme="majorHAnsi" w:cstheme="majorHAnsi"/>
                <w:sz w:val="22"/>
                <w:szCs w:val="22"/>
                <w:lang w:val="en-US"/>
              </w:rPr>
              <w:t xml:space="preserve"> HRB 35211</w:t>
            </w:r>
          </w:p>
        </w:tc>
      </w:tr>
    </w:tbl>
    <w:p w14:paraId="1D4C2848" w14:textId="77777777" w:rsidR="00D15EA5" w:rsidRPr="00300CE9" w:rsidRDefault="00D15EA5" w:rsidP="00D15EA5">
      <w:pPr>
        <w:jc w:val="center"/>
        <w:rPr>
          <w:rFonts w:asciiTheme="majorHAnsi" w:hAnsiTheme="majorHAnsi" w:cstheme="majorHAnsi"/>
          <w:sz w:val="28"/>
          <w:cs/>
          <w:lang w:bidi="th-TH"/>
        </w:rPr>
      </w:pPr>
    </w:p>
    <w:p w14:paraId="0246E140" w14:textId="144714EC" w:rsidR="00D15EA5" w:rsidRPr="00300CE9" w:rsidRDefault="00D15EA5" w:rsidP="00D15EA5">
      <w:pPr>
        <w:jc w:val="center"/>
        <w:rPr>
          <w:rFonts w:asciiTheme="majorHAnsi" w:hAnsiTheme="majorHAnsi" w:cstheme="majorHAnsi"/>
          <w:sz w:val="28"/>
        </w:rPr>
      </w:pPr>
    </w:p>
    <w:p w14:paraId="743C0C12" w14:textId="5D770D78" w:rsidR="00D15EA5" w:rsidRDefault="00D15EA5" w:rsidP="00D15EA5">
      <w:pPr>
        <w:jc w:val="center"/>
        <w:rPr>
          <w:rFonts w:asciiTheme="majorHAnsi" w:hAnsiTheme="majorHAnsi" w:cstheme="majorHAnsi"/>
          <w:sz w:val="28"/>
        </w:rPr>
      </w:pPr>
    </w:p>
    <w:p w14:paraId="3B4C9387" w14:textId="03C48135" w:rsidR="00300CE9" w:rsidRDefault="00300CE9" w:rsidP="00D15EA5">
      <w:pPr>
        <w:jc w:val="center"/>
        <w:rPr>
          <w:rFonts w:asciiTheme="majorHAnsi" w:hAnsiTheme="majorHAnsi" w:cstheme="majorHAnsi"/>
          <w:sz w:val="28"/>
        </w:rPr>
      </w:pPr>
    </w:p>
    <w:p w14:paraId="249D7598" w14:textId="47B5098E" w:rsidR="00300CE9" w:rsidRDefault="00300CE9" w:rsidP="00D15EA5">
      <w:pPr>
        <w:jc w:val="center"/>
        <w:rPr>
          <w:rFonts w:asciiTheme="majorHAnsi" w:hAnsiTheme="majorHAnsi" w:cstheme="majorHAnsi"/>
          <w:sz w:val="28"/>
        </w:rPr>
      </w:pPr>
    </w:p>
    <w:p w14:paraId="073C756A" w14:textId="35711B68" w:rsidR="00300CE9" w:rsidRDefault="00300CE9" w:rsidP="00D15EA5">
      <w:pPr>
        <w:jc w:val="center"/>
        <w:rPr>
          <w:rFonts w:asciiTheme="majorHAnsi" w:hAnsiTheme="majorHAnsi" w:cstheme="majorHAnsi"/>
          <w:sz w:val="28"/>
        </w:rPr>
      </w:pPr>
    </w:p>
    <w:p w14:paraId="4F352B96" w14:textId="45D60C48" w:rsidR="00300CE9" w:rsidRDefault="00300CE9" w:rsidP="00D15EA5">
      <w:pPr>
        <w:jc w:val="center"/>
        <w:rPr>
          <w:rFonts w:asciiTheme="majorHAnsi" w:hAnsiTheme="majorHAnsi" w:cstheme="majorHAnsi"/>
          <w:sz w:val="28"/>
        </w:rPr>
      </w:pPr>
    </w:p>
    <w:p w14:paraId="3FA20A7C" w14:textId="46791934" w:rsidR="00300CE9" w:rsidRDefault="00300CE9" w:rsidP="00D15EA5">
      <w:pPr>
        <w:jc w:val="center"/>
        <w:rPr>
          <w:rFonts w:asciiTheme="majorHAnsi" w:hAnsiTheme="majorHAnsi" w:cstheme="majorHAnsi"/>
          <w:sz w:val="28"/>
        </w:rPr>
      </w:pPr>
    </w:p>
    <w:p w14:paraId="2EC8B7C8" w14:textId="653F4FF7" w:rsidR="00300CE9" w:rsidRDefault="00300CE9" w:rsidP="00D15EA5">
      <w:pPr>
        <w:jc w:val="center"/>
        <w:rPr>
          <w:rFonts w:asciiTheme="majorHAnsi" w:hAnsiTheme="majorHAnsi" w:cstheme="majorHAnsi"/>
          <w:sz w:val="28"/>
        </w:rPr>
      </w:pPr>
    </w:p>
    <w:p w14:paraId="05784DC7" w14:textId="734C6F8E" w:rsidR="00300CE9" w:rsidRDefault="00300CE9" w:rsidP="00D15EA5">
      <w:pPr>
        <w:jc w:val="center"/>
        <w:rPr>
          <w:rFonts w:asciiTheme="majorHAnsi" w:hAnsiTheme="majorHAnsi" w:cstheme="majorHAnsi"/>
          <w:sz w:val="28"/>
        </w:rPr>
      </w:pPr>
    </w:p>
    <w:p w14:paraId="5660977E" w14:textId="77777777" w:rsidR="00300CE9" w:rsidRPr="00300CE9" w:rsidRDefault="00300CE9" w:rsidP="00D15EA5">
      <w:pPr>
        <w:jc w:val="center"/>
        <w:rPr>
          <w:rFonts w:asciiTheme="majorHAnsi" w:hAnsiTheme="majorHAnsi" w:cstheme="majorHAnsi"/>
          <w:sz w:val="28"/>
        </w:rPr>
      </w:pPr>
    </w:p>
    <w:p w14:paraId="591D2EA0" w14:textId="59F5ABB5" w:rsidR="002F0852" w:rsidRPr="00300CE9" w:rsidRDefault="00207F33" w:rsidP="001202EC">
      <w:pPr>
        <w:jc w:val="center"/>
        <w:rPr>
          <w:rFonts w:asciiTheme="majorHAnsi" w:hAnsiTheme="majorHAnsi" w:cstheme="majorHAnsi"/>
        </w:rPr>
      </w:pPr>
      <w:r w:rsidRPr="00300CE9">
        <w:rPr>
          <w:rFonts w:asciiTheme="majorHAnsi" w:hAnsiTheme="majorHAnsi" w:cstheme="majorHAnsi"/>
          <w:noProof/>
          <w:lang w:val="en-US"/>
        </w:rPr>
        <mc:AlternateContent>
          <mc:Choice Requires="wps">
            <w:drawing>
              <wp:anchor distT="0" distB="0" distL="114300" distR="114300" simplePos="0" relativeHeight="251677696" behindDoc="0" locked="0" layoutInCell="1" allowOverlap="1" wp14:anchorId="40C9222F" wp14:editId="7F314055">
                <wp:simplePos x="0" y="0"/>
                <wp:positionH relativeFrom="column">
                  <wp:posOffset>0</wp:posOffset>
                </wp:positionH>
                <wp:positionV relativeFrom="paragraph">
                  <wp:posOffset>-635</wp:posOffset>
                </wp:positionV>
                <wp:extent cx="5972810" cy="1638300"/>
                <wp:effectExtent l="0" t="0" r="27940"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2810" cy="1638300"/>
                        </a:xfrm>
                        <a:prstGeom prst="rect">
                          <a:avLst/>
                        </a:prstGeom>
                        <a:solidFill>
                          <a:srgbClr val="006600"/>
                        </a:solidFill>
                        <a:ln w="0">
                          <a:solidFill>
                            <a:srgbClr val="9BBB59">
                              <a:lumMod val="40000"/>
                              <a:lumOff val="60000"/>
                            </a:srgbClr>
                          </a:solidFill>
                        </a:ln>
                      </wps:spPr>
                      <wps:txbx>
                        <w:txbxContent>
                          <w:p w14:paraId="4B24FE2B" w14:textId="77777777" w:rsidR="00224180" w:rsidRPr="00E87C86" w:rsidRDefault="00224180" w:rsidP="00207F33">
                            <w:pPr>
                              <w:shd w:val="clear" w:color="auto" w:fill="EAF1DD" w:themeFill="accent3" w:themeFillTint="33"/>
                              <w:autoSpaceDE w:val="0"/>
                              <w:autoSpaceDN w:val="0"/>
                              <w:adjustRightInd w:val="0"/>
                              <w:rPr>
                                <w:sz w:val="6"/>
                                <w:szCs w:val="6"/>
                              </w:rPr>
                            </w:pPr>
                          </w:p>
                          <w:p w14:paraId="653783BF" w14:textId="7E6C36E5" w:rsidR="00224180" w:rsidRPr="00E87C86" w:rsidRDefault="00224180" w:rsidP="00207F33">
                            <w:pPr>
                              <w:shd w:val="clear" w:color="auto" w:fill="EAF1DD" w:themeFill="accent3" w:themeFillTint="33"/>
                              <w:autoSpaceDE w:val="0"/>
                              <w:autoSpaceDN w:val="0"/>
                              <w:adjustRightInd w:val="0"/>
                              <w:jc w:val="center"/>
                              <w:rPr>
                                <w:sz w:val="18"/>
                                <w:szCs w:val="18"/>
                              </w:rPr>
                            </w:pPr>
                            <w:r w:rsidRPr="00E87C86">
                              <w:rPr>
                                <w:sz w:val="18"/>
                                <w:szCs w:val="18"/>
                              </w:rPr>
                              <w:t xml:space="preserve">© </w:t>
                            </w:r>
                            <w:r>
                              <w:rPr>
                                <w:sz w:val="18"/>
                                <w:szCs w:val="18"/>
                              </w:rPr>
                              <w:t xml:space="preserve">Sustainable Rice Platform </w:t>
                            </w:r>
                            <w:proofErr w:type="spellStart"/>
                            <w:r>
                              <w:rPr>
                                <w:sz w:val="18"/>
                                <w:szCs w:val="18"/>
                              </w:rPr>
                              <w:t>e.V</w:t>
                            </w:r>
                            <w:proofErr w:type="spellEnd"/>
                            <w:r>
                              <w:rPr>
                                <w:sz w:val="18"/>
                                <w:szCs w:val="18"/>
                              </w:rPr>
                              <w:t>.,</w:t>
                            </w:r>
                            <w:r w:rsidRPr="00E87C86">
                              <w:rPr>
                                <w:sz w:val="18"/>
                                <w:szCs w:val="18"/>
                              </w:rPr>
                              <w:t xml:space="preserve"> 20</w:t>
                            </w:r>
                            <w:r>
                              <w:rPr>
                                <w:sz w:val="18"/>
                                <w:szCs w:val="18"/>
                              </w:rPr>
                              <w:t>20</w:t>
                            </w:r>
                          </w:p>
                          <w:p w14:paraId="1DC62535" w14:textId="77777777" w:rsidR="00224180" w:rsidRPr="00E87C86" w:rsidRDefault="00224180" w:rsidP="00207F33">
                            <w:pPr>
                              <w:shd w:val="clear" w:color="auto" w:fill="EAF1DD" w:themeFill="accent3" w:themeFillTint="33"/>
                              <w:autoSpaceDE w:val="0"/>
                              <w:autoSpaceDN w:val="0"/>
                              <w:adjustRightInd w:val="0"/>
                              <w:jc w:val="center"/>
                              <w:rPr>
                                <w:sz w:val="18"/>
                                <w:szCs w:val="18"/>
                              </w:rPr>
                            </w:pPr>
                          </w:p>
                          <w:p w14:paraId="558E2E88" w14:textId="77777777" w:rsidR="00224180" w:rsidRPr="00A975F2"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 xml:space="preserve">This work is the intellectual property of the Sustainable Rice Platform </w:t>
                            </w:r>
                            <w:proofErr w:type="spellStart"/>
                            <w:r w:rsidRPr="00A975F2">
                              <w:rPr>
                                <w:sz w:val="18"/>
                                <w:szCs w:val="18"/>
                              </w:rPr>
                              <w:t>e.V</w:t>
                            </w:r>
                            <w:proofErr w:type="spellEnd"/>
                            <w:r w:rsidRPr="00A975F2">
                              <w:rPr>
                                <w:sz w:val="18"/>
                                <w:szCs w:val="18"/>
                              </w:rPr>
                              <w:t>. and is published under</w:t>
                            </w:r>
                          </w:p>
                          <w:p w14:paraId="4A9BEDCC" w14:textId="77777777" w:rsidR="00224180"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a Creative Commons Attribution-</w:t>
                            </w:r>
                            <w:proofErr w:type="gramStart"/>
                            <w:r w:rsidRPr="00A975F2">
                              <w:rPr>
                                <w:sz w:val="18"/>
                                <w:szCs w:val="18"/>
                              </w:rPr>
                              <w:t>Non Commercial</w:t>
                            </w:r>
                            <w:proofErr w:type="gramEnd"/>
                            <w:r w:rsidRPr="00A975F2">
                              <w:rPr>
                                <w:sz w:val="18"/>
                                <w:szCs w:val="18"/>
                              </w:rPr>
                              <w:t>-Share Alike 3.0 License. It should be cited as follows:</w:t>
                            </w:r>
                          </w:p>
                          <w:p w14:paraId="5AFE9582" w14:textId="77777777" w:rsidR="00224180" w:rsidRPr="00C03303" w:rsidRDefault="00224180" w:rsidP="00207F33">
                            <w:pPr>
                              <w:shd w:val="clear" w:color="auto" w:fill="EAF1DD" w:themeFill="accent3" w:themeFillTint="33"/>
                              <w:autoSpaceDE w:val="0"/>
                              <w:autoSpaceDN w:val="0"/>
                              <w:adjustRightInd w:val="0"/>
                              <w:jc w:val="center"/>
                              <w:rPr>
                                <w:sz w:val="8"/>
                                <w:szCs w:val="8"/>
                              </w:rPr>
                            </w:pPr>
                          </w:p>
                          <w:p w14:paraId="73BA735E" w14:textId="1882E069" w:rsidR="00224180"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 xml:space="preserve">SRP (2020). SRP Internal Management System (IMS) </w:t>
                            </w:r>
                            <w:r>
                              <w:rPr>
                                <w:sz w:val="18"/>
                                <w:szCs w:val="18"/>
                              </w:rPr>
                              <w:t>Guidelines</w:t>
                            </w:r>
                            <w:r w:rsidRPr="00A975F2">
                              <w:rPr>
                                <w:sz w:val="18"/>
                                <w:szCs w:val="18"/>
                              </w:rPr>
                              <w:t xml:space="preserve"> for Producer Groups operating under the SRP Standard </w:t>
                            </w:r>
                          </w:p>
                          <w:p w14:paraId="52E8C081" w14:textId="29E9BB52" w:rsidR="00224180"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for Sustainable Rice Cultivation (Group Implementation)</w:t>
                            </w:r>
                            <w:r>
                              <w:rPr>
                                <w:sz w:val="18"/>
                                <w:szCs w:val="18"/>
                              </w:rPr>
                              <w:t xml:space="preserve"> v. 1.3. </w:t>
                            </w:r>
                            <w:r w:rsidRPr="00A975F2">
                              <w:rPr>
                                <w:sz w:val="18"/>
                                <w:szCs w:val="18"/>
                              </w:rPr>
                              <w:t>Sustainable Rice Platform</w:t>
                            </w:r>
                            <w:r>
                              <w:rPr>
                                <w:sz w:val="18"/>
                                <w:szCs w:val="18"/>
                              </w:rPr>
                              <w:t xml:space="preserve">. </w:t>
                            </w:r>
                            <w:r w:rsidRPr="00A975F2">
                              <w:rPr>
                                <w:sz w:val="18"/>
                                <w:szCs w:val="18"/>
                              </w:rPr>
                              <w:t xml:space="preserve">Bangkok: 2020. </w:t>
                            </w:r>
                          </w:p>
                          <w:p w14:paraId="719E1412" w14:textId="3E55314D" w:rsidR="00224180"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 xml:space="preserve">Available at </w:t>
                            </w:r>
                            <w:hyperlink r:id="rId11" w:history="1">
                              <w:r w:rsidRPr="00DC1774">
                                <w:rPr>
                                  <w:rStyle w:val="Hyperlink"/>
                                  <w:sz w:val="18"/>
                                  <w:szCs w:val="18"/>
                                </w:rPr>
                                <w:t>http://www.sustainablerice.org</w:t>
                              </w:r>
                            </w:hyperlink>
                          </w:p>
                          <w:p w14:paraId="5874F684" w14:textId="77777777" w:rsidR="00224180" w:rsidRDefault="00224180" w:rsidP="00207F33">
                            <w:pPr>
                              <w:shd w:val="clear" w:color="auto" w:fill="EAF1DD" w:themeFill="accent3" w:themeFillTint="33"/>
                              <w:autoSpaceDE w:val="0"/>
                              <w:autoSpaceDN w:val="0"/>
                              <w:adjustRightInd w:val="0"/>
                              <w:jc w:val="center"/>
                              <w:rPr>
                                <w:sz w:val="18"/>
                                <w:szCs w:val="18"/>
                              </w:rPr>
                            </w:pPr>
                          </w:p>
                          <w:p w14:paraId="1A220916" w14:textId="6551275F" w:rsidR="00224180" w:rsidRPr="00E87C86" w:rsidRDefault="00224180" w:rsidP="00207F33">
                            <w:pPr>
                              <w:shd w:val="clear" w:color="auto" w:fill="EAF1DD" w:themeFill="accent3" w:themeFillTint="33"/>
                              <w:autoSpaceDE w:val="0"/>
                              <w:autoSpaceDN w:val="0"/>
                              <w:adjustRightInd w:val="0"/>
                              <w:jc w:val="center"/>
                              <w:rPr>
                                <w:sz w:val="18"/>
                                <w:szCs w:val="18"/>
                              </w:rPr>
                            </w:pPr>
                            <w:r>
                              <w:rPr>
                                <w:sz w:val="18"/>
                                <w:szCs w:val="18"/>
                              </w:rPr>
                              <w:t xml:space="preserve">Reproduction by </w:t>
                            </w:r>
                            <w:r w:rsidRPr="00E87C86">
                              <w:rPr>
                                <w:sz w:val="18"/>
                                <w:szCs w:val="18"/>
                              </w:rPr>
                              <w:t>electronic, mechanical, photocopying, recording or other</w:t>
                            </w:r>
                            <w:r>
                              <w:rPr>
                                <w:sz w:val="18"/>
                                <w:szCs w:val="18"/>
                              </w:rPr>
                              <w:t xml:space="preserve"> means prohibited </w:t>
                            </w:r>
                            <w:r w:rsidRPr="00E87C86">
                              <w:rPr>
                                <w:sz w:val="18"/>
                                <w:szCs w:val="18"/>
                              </w:rPr>
                              <w:t>without full attribution.</w:t>
                            </w:r>
                          </w:p>
                          <w:p w14:paraId="26C35062" w14:textId="77777777" w:rsidR="00224180" w:rsidRPr="00E87C86" w:rsidRDefault="00224180" w:rsidP="00207F33">
                            <w:pPr>
                              <w:shd w:val="clear" w:color="auto" w:fill="EAF1DD" w:themeFill="accent3" w:themeFillTint="33"/>
                              <w:autoSpaceDE w:val="0"/>
                              <w:autoSpaceDN w:val="0"/>
                              <w:adjustRightInd w:val="0"/>
                              <w:jc w:val="cente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C9222F" id="Rectangle 14" o:spid="_x0000_s1026" style="position:absolute;left:0;text-align:left;margin-left:0;margin-top:-.05pt;width:470.3pt;height:1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" fillcolor="#060" strokecolor="#d7e4bd" strokeweight="0">
                <v:textbox>
                  <w:txbxContent>
                    <w:p w14:paraId="4B24FE2B" w14:textId="77777777" w:rsidR="00224180" w:rsidRPr="00E87C86" w:rsidRDefault="00224180" w:rsidP="00207F33">
                      <w:pPr>
                        <w:shd w:val="clear" w:color="auto" w:fill="EAF1DD" w:themeFill="accent3" w:themeFillTint="33"/>
                        <w:autoSpaceDE w:val="0"/>
                        <w:autoSpaceDN w:val="0"/>
                        <w:adjustRightInd w:val="0"/>
                        <w:rPr>
                          <w:sz w:val="6"/>
                          <w:szCs w:val="6"/>
                        </w:rPr>
                      </w:pPr>
                    </w:p>
                    <w:p w14:paraId="653783BF" w14:textId="7E6C36E5" w:rsidR="00224180" w:rsidRPr="00E87C86" w:rsidRDefault="00224180" w:rsidP="00207F33">
                      <w:pPr>
                        <w:shd w:val="clear" w:color="auto" w:fill="EAF1DD" w:themeFill="accent3" w:themeFillTint="33"/>
                        <w:autoSpaceDE w:val="0"/>
                        <w:autoSpaceDN w:val="0"/>
                        <w:adjustRightInd w:val="0"/>
                        <w:jc w:val="center"/>
                        <w:rPr>
                          <w:sz w:val="18"/>
                          <w:szCs w:val="18"/>
                        </w:rPr>
                      </w:pPr>
                      <w:r w:rsidRPr="00E87C86">
                        <w:rPr>
                          <w:sz w:val="18"/>
                          <w:szCs w:val="18"/>
                        </w:rPr>
                        <w:t xml:space="preserve">© </w:t>
                      </w:r>
                      <w:r>
                        <w:rPr>
                          <w:sz w:val="18"/>
                          <w:szCs w:val="18"/>
                        </w:rPr>
                        <w:t>Sustainable Rice Platform e.V.,</w:t>
                      </w:r>
                      <w:r w:rsidRPr="00E87C86">
                        <w:rPr>
                          <w:sz w:val="18"/>
                          <w:szCs w:val="18"/>
                        </w:rPr>
                        <w:t xml:space="preserve"> 20</w:t>
                      </w:r>
                      <w:r>
                        <w:rPr>
                          <w:sz w:val="18"/>
                          <w:szCs w:val="18"/>
                        </w:rPr>
                        <w:t>20</w:t>
                      </w:r>
                    </w:p>
                    <w:p w14:paraId="1DC62535" w14:textId="77777777" w:rsidR="00224180" w:rsidRPr="00E87C86" w:rsidRDefault="00224180" w:rsidP="00207F33">
                      <w:pPr>
                        <w:shd w:val="clear" w:color="auto" w:fill="EAF1DD" w:themeFill="accent3" w:themeFillTint="33"/>
                        <w:autoSpaceDE w:val="0"/>
                        <w:autoSpaceDN w:val="0"/>
                        <w:adjustRightInd w:val="0"/>
                        <w:jc w:val="center"/>
                        <w:rPr>
                          <w:sz w:val="18"/>
                          <w:szCs w:val="18"/>
                        </w:rPr>
                      </w:pPr>
                    </w:p>
                    <w:p w14:paraId="558E2E88" w14:textId="77777777" w:rsidR="00224180" w:rsidRPr="00A975F2"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This work is the intellectual property of the Sustainable Rice Platform e.V. and is published under</w:t>
                      </w:r>
                    </w:p>
                    <w:p w14:paraId="4A9BEDCC" w14:textId="77777777" w:rsidR="00224180"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a Creative Commons Attribution-Non Commercial-Share Alike 3.0 License. It should be cited as follows:</w:t>
                      </w:r>
                    </w:p>
                    <w:p w14:paraId="5AFE9582" w14:textId="77777777" w:rsidR="00224180" w:rsidRPr="00C03303" w:rsidRDefault="00224180" w:rsidP="00207F33">
                      <w:pPr>
                        <w:shd w:val="clear" w:color="auto" w:fill="EAF1DD" w:themeFill="accent3" w:themeFillTint="33"/>
                        <w:autoSpaceDE w:val="0"/>
                        <w:autoSpaceDN w:val="0"/>
                        <w:adjustRightInd w:val="0"/>
                        <w:jc w:val="center"/>
                        <w:rPr>
                          <w:sz w:val="8"/>
                          <w:szCs w:val="8"/>
                        </w:rPr>
                      </w:pPr>
                    </w:p>
                    <w:p w14:paraId="73BA735E" w14:textId="1882E069" w:rsidR="00224180"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 xml:space="preserve">SRP (2020). SRP Internal Management System (IMS) </w:t>
                      </w:r>
                      <w:r>
                        <w:rPr>
                          <w:sz w:val="18"/>
                          <w:szCs w:val="18"/>
                        </w:rPr>
                        <w:t>Guidelines</w:t>
                      </w:r>
                      <w:r w:rsidRPr="00A975F2">
                        <w:rPr>
                          <w:sz w:val="18"/>
                          <w:szCs w:val="18"/>
                        </w:rPr>
                        <w:t xml:space="preserve"> for Producer Groups operating under the SRP Standard </w:t>
                      </w:r>
                    </w:p>
                    <w:p w14:paraId="52E8C081" w14:textId="29E9BB52" w:rsidR="00224180"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for Sustainable Rice Cultivation (Group Implementation)</w:t>
                      </w:r>
                      <w:r>
                        <w:rPr>
                          <w:sz w:val="18"/>
                          <w:szCs w:val="18"/>
                        </w:rPr>
                        <w:t xml:space="preserve"> v. 1.3. </w:t>
                      </w:r>
                      <w:r w:rsidRPr="00A975F2">
                        <w:rPr>
                          <w:sz w:val="18"/>
                          <w:szCs w:val="18"/>
                        </w:rPr>
                        <w:t>Sustainable Rice Platform</w:t>
                      </w:r>
                      <w:r>
                        <w:rPr>
                          <w:sz w:val="18"/>
                          <w:szCs w:val="18"/>
                        </w:rPr>
                        <w:t xml:space="preserve">. </w:t>
                      </w:r>
                      <w:r w:rsidRPr="00A975F2">
                        <w:rPr>
                          <w:sz w:val="18"/>
                          <w:szCs w:val="18"/>
                        </w:rPr>
                        <w:t xml:space="preserve">Bangkok: 2020. </w:t>
                      </w:r>
                    </w:p>
                    <w:p w14:paraId="719E1412" w14:textId="3E55314D" w:rsidR="00224180"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 xml:space="preserve">Available at </w:t>
                      </w:r>
                      <w:hyperlink r:id="rId12" w:history="1">
                        <w:r w:rsidRPr="00DC1774">
                          <w:rPr>
                            <w:rStyle w:val="Hyperlink"/>
                            <w:sz w:val="18"/>
                            <w:szCs w:val="18"/>
                          </w:rPr>
                          <w:t>http://www.sustainablerice.org</w:t>
                        </w:r>
                      </w:hyperlink>
                    </w:p>
                    <w:p w14:paraId="5874F684" w14:textId="77777777" w:rsidR="00224180" w:rsidRDefault="00224180" w:rsidP="00207F33">
                      <w:pPr>
                        <w:shd w:val="clear" w:color="auto" w:fill="EAF1DD" w:themeFill="accent3" w:themeFillTint="33"/>
                        <w:autoSpaceDE w:val="0"/>
                        <w:autoSpaceDN w:val="0"/>
                        <w:adjustRightInd w:val="0"/>
                        <w:jc w:val="center"/>
                        <w:rPr>
                          <w:sz w:val="18"/>
                          <w:szCs w:val="18"/>
                        </w:rPr>
                      </w:pPr>
                    </w:p>
                    <w:p w14:paraId="1A220916" w14:textId="6551275F" w:rsidR="00224180" w:rsidRPr="00E87C86" w:rsidRDefault="00224180" w:rsidP="00207F33">
                      <w:pPr>
                        <w:shd w:val="clear" w:color="auto" w:fill="EAF1DD" w:themeFill="accent3" w:themeFillTint="33"/>
                        <w:autoSpaceDE w:val="0"/>
                        <w:autoSpaceDN w:val="0"/>
                        <w:adjustRightInd w:val="0"/>
                        <w:jc w:val="center"/>
                        <w:rPr>
                          <w:sz w:val="18"/>
                          <w:szCs w:val="18"/>
                        </w:rPr>
                      </w:pPr>
                      <w:r>
                        <w:rPr>
                          <w:sz w:val="18"/>
                          <w:szCs w:val="18"/>
                        </w:rPr>
                        <w:t xml:space="preserve">Reproduction by </w:t>
                      </w:r>
                      <w:r w:rsidRPr="00E87C86">
                        <w:rPr>
                          <w:sz w:val="18"/>
                          <w:szCs w:val="18"/>
                        </w:rPr>
                        <w:t>electronic, mechanical, photocopying, recording or other</w:t>
                      </w:r>
                      <w:r>
                        <w:rPr>
                          <w:sz w:val="18"/>
                          <w:szCs w:val="18"/>
                        </w:rPr>
                        <w:t xml:space="preserve"> means prohibited </w:t>
                      </w:r>
                      <w:r w:rsidRPr="00E87C86">
                        <w:rPr>
                          <w:sz w:val="18"/>
                          <w:szCs w:val="18"/>
                        </w:rPr>
                        <w:t>without full attribution.</w:t>
                      </w:r>
                    </w:p>
                    <w:p w14:paraId="26C35062" w14:textId="77777777" w:rsidR="00224180" w:rsidRPr="00E87C86" w:rsidRDefault="00224180" w:rsidP="00207F33">
                      <w:pPr>
                        <w:shd w:val="clear" w:color="auto" w:fill="EAF1DD" w:themeFill="accent3" w:themeFillTint="33"/>
                        <w:autoSpaceDE w:val="0"/>
                        <w:autoSpaceDN w:val="0"/>
                        <w:adjustRightInd w:val="0"/>
                        <w:jc w:val="center"/>
                        <w:rPr>
                          <w:sz w:val="18"/>
                          <w:szCs w:val="18"/>
                        </w:rPr>
                      </w:pPr>
                    </w:p>
                  </w:txbxContent>
                </v:textbox>
              </v:rect>
            </w:pict>
          </mc:Fallback>
        </mc:AlternateContent>
      </w:r>
    </w:p>
    <w:p w14:paraId="43FE6E07" w14:textId="77777777" w:rsidR="000C0B6A" w:rsidRPr="00300CE9" w:rsidRDefault="000C0B6A" w:rsidP="001202EC">
      <w:pPr>
        <w:jc w:val="center"/>
        <w:rPr>
          <w:rFonts w:asciiTheme="majorHAnsi" w:hAnsiTheme="majorHAnsi" w:cstheme="majorHAnsi"/>
        </w:rPr>
      </w:pPr>
    </w:p>
    <w:p w14:paraId="12CFD292" w14:textId="77777777" w:rsidR="000C0B6A" w:rsidRPr="00300CE9" w:rsidRDefault="000C0B6A" w:rsidP="001202EC">
      <w:pPr>
        <w:jc w:val="center"/>
        <w:rPr>
          <w:rFonts w:asciiTheme="majorHAnsi" w:hAnsiTheme="majorHAnsi" w:cstheme="majorHAnsi"/>
        </w:rPr>
      </w:pPr>
    </w:p>
    <w:p w14:paraId="49CDDE37" w14:textId="77777777" w:rsidR="000C0B6A" w:rsidRPr="00300CE9" w:rsidRDefault="000C0B6A" w:rsidP="001202EC">
      <w:pPr>
        <w:jc w:val="center"/>
        <w:rPr>
          <w:rFonts w:asciiTheme="majorHAnsi" w:hAnsiTheme="majorHAnsi" w:cstheme="majorHAnsi"/>
        </w:rPr>
      </w:pPr>
    </w:p>
    <w:p w14:paraId="79D2C024" w14:textId="77777777" w:rsidR="000C0B6A" w:rsidRPr="00300CE9" w:rsidRDefault="000C0B6A" w:rsidP="001202EC">
      <w:pPr>
        <w:jc w:val="center"/>
        <w:rPr>
          <w:rFonts w:asciiTheme="majorHAnsi" w:hAnsiTheme="majorHAnsi" w:cstheme="majorHAnsi"/>
        </w:rPr>
      </w:pPr>
    </w:p>
    <w:p w14:paraId="25220EF4" w14:textId="77777777" w:rsidR="000C0B6A" w:rsidRPr="00300CE9" w:rsidRDefault="000C0B6A" w:rsidP="001202EC">
      <w:pPr>
        <w:jc w:val="center"/>
        <w:rPr>
          <w:rFonts w:asciiTheme="majorHAnsi" w:hAnsiTheme="majorHAnsi" w:cstheme="majorHAnsi"/>
        </w:rPr>
      </w:pPr>
    </w:p>
    <w:p w14:paraId="06501DA1" w14:textId="77777777" w:rsidR="00EC6998" w:rsidRPr="00300CE9" w:rsidRDefault="00EC6998" w:rsidP="001202EC">
      <w:pPr>
        <w:jc w:val="center"/>
        <w:rPr>
          <w:rFonts w:asciiTheme="majorHAnsi" w:hAnsiTheme="majorHAnsi" w:cstheme="majorHAnsi"/>
        </w:rPr>
      </w:pPr>
    </w:p>
    <w:p w14:paraId="591F4042" w14:textId="77777777" w:rsidR="002F0852" w:rsidRPr="00300CE9" w:rsidRDefault="00D3495B" w:rsidP="002F0852">
      <w:pPr>
        <w:rPr>
          <w:rStyle w:val="SubtitleChar"/>
          <w:rFonts w:asciiTheme="majorHAnsi" w:hAnsiTheme="majorHAnsi" w:cstheme="majorHAnsi"/>
          <w:sz w:val="24"/>
          <w:lang w:val="en-US"/>
        </w:rPr>
      </w:pPr>
      <w:r>
        <w:rPr>
          <w:rStyle w:val="SubtitleChar"/>
          <w:rFonts w:asciiTheme="majorHAnsi" w:hAnsiTheme="majorHAnsi" w:cstheme="majorHAnsi"/>
          <w:noProof/>
          <w:sz w:val="24"/>
          <w:lang w:val="en-US"/>
        </w:rPr>
        <w:pict w14:anchorId="5A7517CF">
          <v:rect id="_x0000_i1025" alt="" style="width:415pt;height:.05pt;mso-width-percent:0;mso-height-percent:0;mso-width-percent:0;mso-height-percent:0" o:hralign="center" o:hrstd="t" o:hr="t" fillcolor="#a0a0a0" stroked="f"/>
        </w:pict>
      </w:r>
    </w:p>
    <w:sdt>
      <w:sdtPr>
        <w:rPr>
          <w:rFonts w:asciiTheme="majorHAnsi" w:hAnsiTheme="majorHAnsi" w:cstheme="majorHAnsi"/>
          <w:b/>
          <w:bCs/>
        </w:rPr>
        <w:id w:val="-1246570112"/>
        <w:docPartObj>
          <w:docPartGallery w:val="Table of Contents"/>
          <w:docPartUnique/>
        </w:docPartObj>
      </w:sdtPr>
      <w:sdtEndPr>
        <w:rPr>
          <w:b w:val="0"/>
          <w:bCs w:val="0"/>
          <w:noProof/>
          <w:sz w:val="20"/>
          <w:szCs w:val="20"/>
        </w:rPr>
      </w:sdtEndPr>
      <w:sdtContent>
        <w:p w14:paraId="42945E68" w14:textId="2DB66CAD" w:rsidR="005C51BB" w:rsidRPr="00300CE9" w:rsidRDefault="006879D5" w:rsidP="005C51BB">
          <w:pPr>
            <w:rPr>
              <w:rFonts w:asciiTheme="majorHAnsi" w:eastAsiaTheme="majorEastAsia" w:hAnsiTheme="majorHAnsi" w:cstheme="majorHAnsi"/>
              <w:b/>
              <w:bCs/>
              <w:color w:val="00853E"/>
              <w:sz w:val="32"/>
              <w:szCs w:val="32"/>
            </w:rPr>
          </w:pPr>
          <w:r w:rsidRPr="00300CE9">
            <w:rPr>
              <w:rFonts w:asciiTheme="majorHAnsi" w:eastAsiaTheme="majorEastAsia" w:hAnsiTheme="majorHAnsi" w:cstheme="majorHAnsi"/>
              <w:b/>
              <w:bCs/>
              <w:color w:val="00853E"/>
            </w:rPr>
            <w:t>Conten</w:t>
          </w:r>
          <w:r w:rsidR="005C51BB" w:rsidRPr="00300CE9">
            <w:rPr>
              <w:rFonts w:asciiTheme="majorHAnsi" w:eastAsiaTheme="majorEastAsia" w:hAnsiTheme="majorHAnsi" w:cstheme="majorHAnsi"/>
              <w:b/>
              <w:bCs/>
              <w:color w:val="00853E"/>
            </w:rPr>
            <w:t>t</w:t>
          </w:r>
          <w:r w:rsidR="002A0027" w:rsidRPr="00300CE9">
            <w:rPr>
              <w:rFonts w:asciiTheme="majorHAnsi" w:eastAsiaTheme="majorEastAsia" w:hAnsiTheme="majorHAnsi" w:cstheme="majorHAnsi"/>
              <w:b/>
              <w:bCs/>
              <w:color w:val="00853E"/>
            </w:rPr>
            <w:t xml:space="preserve">s    </w:t>
          </w:r>
          <w:r w:rsidR="002A0027" w:rsidRPr="00300CE9">
            <w:rPr>
              <w:rFonts w:asciiTheme="majorHAnsi" w:eastAsiaTheme="majorEastAsia" w:hAnsiTheme="majorHAnsi" w:cstheme="majorHAnsi"/>
              <w:b/>
              <w:bCs/>
              <w:color w:val="00853E"/>
              <w:sz w:val="32"/>
              <w:szCs w:val="32"/>
            </w:rPr>
            <w:t xml:space="preserve">                                                 </w:t>
          </w:r>
          <w:r w:rsidR="00724985" w:rsidRPr="00300CE9">
            <w:rPr>
              <w:rFonts w:asciiTheme="majorHAnsi" w:eastAsiaTheme="majorEastAsia" w:hAnsiTheme="majorHAnsi" w:cstheme="majorHAnsi"/>
              <w:b/>
              <w:bCs/>
              <w:color w:val="00853E"/>
              <w:sz w:val="32"/>
              <w:szCs w:val="32"/>
            </w:rPr>
            <w:t xml:space="preserve"> </w:t>
          </w:r>
        </w:p>
        <w:p w14:paraId="39756A1F" w14:textId="0EA1F9D3" w:rsidR="00382EFE" w:rsidRDefault="003D0848">
          <w:pPr>
            <w:pStyle w:val="TOC1"/>
            <w:rPr>
              <w:rFonts w:asciiTheme="minorHAnsi" w:hAnsiTheme="minorHAnsi"/>
              <w:b w:val="0"/>
              <w:bCs w:val="0"/>
              <w:caps w:val="0"/>
              <w:sz w:val="22"/>
              <w:szCs w:val="22"/>
              <w:lang w:val="en-US"/>
            </w:rPr>
          </w:pPr>
          <w:r w:rsidRPr="00300CE9">
            <w:rPr>
              <w:rFonts w:asciiTheme="majorHAnsi" w:hAnsiTheme="majorHAnsi" w:cstheme="majorHAnsi"/>
              <w:noProof w:val="0"/>
            </w:rPr>
            <w:fldChar w:fldCharType="begin"/>
          </w:r>
          <w:r w:rsidRPr="00300CE9">
            <w:rPr>
              <w:rFonts w:asciiTheme="majorHAnsi" w:hAnsiTheme="majorHAnsi" w:cstheme="majorHAnsi"/>
            </w:rPr>
            <w:instrText>TOC \o "1-3" \h \z \u</w:instrText>
          </w:r>
          <w:r w:rsidRPr="00300CE9">
            <w:rPr>
              <w:rFonts w:asciiTheme="majorHAnsi" w:hAnsiTheme="majorHAnsi" w:cstheme="majorHAnsi"/>
              <w:noProof w:val="0"/>
            </w:rPr>
            <w:fldChar w:fldCharType="separate"/>
          </w:r>
          <w:hyperlink w:anchor="_Toc49348889" w:history="1">
            <w:r w:rsidR="00382EFE" w:rsidRPr="00B01044">
              <w:rPr>
                <w:rStyle w:val="Hyperlink"/>
              </w:rPr>
              <w:t>Glossary /Definitions</w:t>
            </w:r>
            <w:r w:rsidR="00382EFE">
              <w:rPr>
                <w:webHidden/>
              </w:rPr>
              <w:tab/>
            </w:r>
            <w:r w:rsidR="00382EFE">
              <w:rPr>
                <w:webHidden/>
              </w:rPr>
              <w:fldChar w:fldCharType="begin"/>
            </w:r>
            <w:r w:rsidR="00382EFE">
              <w:rPr>
                <w:webHidden/>
              </w:rPr>
              <w:instrText xml:space="preserve"> PAGEREF _Toc49348889 \h </w:instrText>
            </w:r>
            <w:r w:rsidR="00382EFE">
              <w:rPr>
                <w:webHidden/>
              </w:rPr>
            </w:r>
            <w:r w:rsidR="00382EFE">
              <w:rPr>
                <w:webHidden/>
              </w:rPr>
              <w:fldChar w:fldCharType="separate"/>
            </w:r>
            <w:r w:rsidR="00382EFE">
              <w:rPr>
                <w:webHidden/>
              </w:rPr>
              <w:t>3</w:t>
            </w:r>
            <w:r w:rsidR="00382EFE">
              <w:rPr>
                <w:webHidden/>
              </w:rPr>
              <w:fldChar w:fldCharType="end"/>
            </w:r>
          </w:hyperlink>
        </w:p>
        <w:p w14:paraId="6874EC32" w14:textId="2BA07C99" w:rsidR="00382EFE" w:rsidRDefault="00382EFE">
          <w:pPr>
            <w:pStyle w:val="TOC1"/>
            <w:rPr>
              <w:rFonts w:asciiTheme="minorHAnsi" w:hAnsiTheme="minorHAnsi"/>
              <w:b w:val="0"/>
              <w:bCs w:val="0"/>
              <w:caps w:val="0"/>
              <w:sz w:val="22"/>
              <w:szCs w:val="22"/>
              <w:lang w:val="en-US"/>
            </w:rPr>
          </w:pPr>
          <w:hyperlink w:anchor="_Toc49348890" w:history="1">
            <w:r w:rsidRPr="00B01044">
              <w:rPr>
                <w:rStyle w:val="Hyperlink"/>
              </w:rPr>
              <w:t>1.</w:t>
            </w:r>
            <w:r>
              <w:rPr>
                <w:rFonts w:asciiTheme="minorHAnsi" w:hAnsiTheme="minorHAnsi"/>
                <w:b w:val="0"/>
                <w:bCs w:val="0"/>
                <w:caps w:val="0"/>
                <w:sz w:val="22"/>
                <w:szCs w:val="22"/>
                <w:lang w:val="en-US"/>
              </w:rPr>
              <w:tab/>
            </w:r>
            <w:r w:rsidRPr="00B01044">
              <w:rPr>
                <w:rStyle w:val="Hyperlink"/>
              </w:rPr>
              <w:t>Introduction</w:t>
            </w:r>
            <w:r>
              <w:rPr>
                <w:webHidden/>
              </w:rPr>
              <w:tab/>
            </w:r>
            <w:r>
              <w:rPr>
                <w:webHidden/>
              </w:rPr>
              <w:fldChar w:fldCharType="begin"/>
            </w:r>
            <w:r>
              <w:rPr>
                <w:webHidden/>
              </w:rPr>
              <w:instrText xml:space="preserve"> PAGEREF _Toc49348890 \h </w:instrText>
            </w:r>
            <w:r>
              <w:rPr>
                <w:webHidden/>
              </w:rPr>
            </w:r>
            <w:r>
              <w:rPr>
                <w:webHidden/>
              </w:rPr>
              <w:fldChar w:fldCharType="separate"/>
            </w:r>
            <w:r>
              <w:rPr>
                <w:webHidden/>
              </w:rPr>
              <w:t>5</w:t>
            </w:r>
            <w:r>
              <w:rPr>
                <w:webHidden/>
              </w:rPr>
              <w:fldChar w:fldCharType="end"/>
            </w:r>
          </w:hyperlink>
        </w:p>
        <w:p w14:paraId="68961832" w14:textId="285F4572" w:rsidR="00382EFE" w:rsidRDefault="00382EFE">
          <w:pPr>
            <w:pStyle w:val="TOC2"/>
            <w:tabs>
              <w:tab w:val="left" w:pos="960"/>
            </w:tabs>
            <w:rPr>
              <w:rFonts w:asciiTheme="minorHAnsi" w:hAnsiTheme="minorHAnsi"/>
              <w:smallCaps w:val="0"/>
              <w:sz w:val="22"/>
              <w:szCs w:val="22"/>
              <w:lang w:val="en-US"/>
            </w:rPr>
          </w:pPr>
          <w:hyperlink w:anchor="_Toc49348891" w:history="1">
            <w:r w:rsidRPr="00B01044">
              <w:rPr>
                <w:rStyle w:val="Hyperlink"/>
                <w14:scene3d>
                  <w14:camera w14:prst="orthographicFront"/>
                  <w14:lightRig w14:rig="threePt" w14:dir="t">
                    <w14:rot w14:lat="0" w14:lon="0" w14:rev="0"/>
                  </w14:lightRig>
                </w14:scene3d>
              </w:rPr>
              <w:t>1.1.</w:t>
            </w:r>
            <w:r>
              <w:rPr>
                <w:rFonts w:asciiTheme="minorHAnsi" w:hAnsiTheme="minorHAnsi"/>
                <w:smallCaps w:val="0"/>
                <w:sz w:val="22"/>
                <w:szCs w:val="22"/>
                <w:lang w:val="en-US"/>
              </w:rPr>
              <w:tab/>
            </w:r>
            <w:r w:rsidRPr="00B01044">
              <w:rPr>
                <w:rStyle w:val="Hyperlink"/>
              </w:rPr>
              <w:t>The SRP Program</w:t>
            </w:r>
            <w:r>
              <w:rPr>
                <w:webHidden/>
              </w:rPr>
              <w:tab/>
            </w:r>
            <w:r>
              <w:rPr>
                <w:webHidden/>
              </w:rPr>
              <w:fldChar w:fldCharType="begin"/>
            </w:r>
            <w:r>
              <w:rPr>
                <w:webHidden/>
              </w:rPr>
              <w:instrText xml:space="preserve"> PAGEREF _Toc49348891 \h </w:instrText>
            </w:r>
            <w:r>
              <w:rPr>
                <w:webHidden/>
              </w:rPr>
            </w:r>
            <w:r>
              <w:rPr>
                <w:webHidden/>
              </w:rPr>
              <w:fldChar w:fldCharType="separate"/>
            </w:r>
            <w:r>
              <w:rPr>
                <w:webHidden/>
              </w:rPr>
              <w:t>5</w:t>
            </w:r>
            <w:r>
              <w:rPr>
                <w:webHidden/>
              </w:rPr>
              <w:fldChar w:fldCharType="end"/>
            </w:r>
          </w:hyperlink>
        </w:p>
        <w:p w14:paraId="612B34CB" w14:textId="07DC1AB6" w:rsidR="00382EFE" w:rsidRDefault="00382EFE">
          <w:pPr>
            <w:pStyle w:val="TOC2"/>
            <w:tabs>
              <w:tab w:val="left" w:pos="960"/>
            </w:tabs>
            <w:rPr>
              <w:rFonts w:asciiTheme="minorHAnsi" w:hAnsiTheme="minorHAnsi"/>
              <w:smallCaps w:val="0"/>
              <w:sz w:val="22"/>
              <w:szCs w:val="22"/>
              <w:lang w:val="en-US"/>
            </w:rPr>
          </w:pPr>
          <w:hyperlink w:anchor="_Toc49348892" w:history="1">
            <w:r w:rsidRPr="00B01044">
              <w:rPr>
                <w:rStyle w:val="Hyperlink"/>
                <w14:scene3d>
                  <w14:camera w14:prst="orthographicFront"/>
                  <w14:lightRig w14:rig="threePt" w14:dir="t">
                    <w14:rot w14:lat="0" w14:lon="0" w14:rev="0"/>
                  </w14:lightRig>
                </w14:scene3d>
              </w:rPr>
              <w:t>1.2.</w:t>
            </w:r>
            <w:r>
              <w:rPr>
                <w:rFonts w:asciiTheme="minorHAnsi" w:hAnsiTheme="minorHAnsi"/>
                <w:smallCaps w:val="0"/>
                <w:sz w:val="22"/>
                <w:szCs w:val="22"/>
                <w:lang w:val="en-US"/>
              </w:rPr>
              <w:tab/>
            </w:r>
            <w:r w:rsidRPr="00B01044">
              <w:rPr>
                <w:rStyle w:val="Hyperlink"/>
              </w:rPr>
              <w:t>About this document</w:t>
            </w:r>
            <w:r>
              <w:rPr>
                <w:webHidden/>
              </w:rPr>
              <w:tab/>
            </w:r>
            <w:r>
              <w:rPr>
                <w:webHidden/>
              </w:rPr>
              <w:fldChar w:fldCharType="begin"/>
            </w:r>
            <w:r>
              <w:rPr>
                <w:webHidden/>
              </w:rPr>
              <w:instrText xml:space="preserve"> PAGEREF _Toc49348892 \h </w:instrText>
            </w:r>
            <w:r>
              <w:rPr>
                <w:webHidden/>
              </w:rPr>
            </w:r>
            <w:r>
              <w:rPr>
                <w:webHidden/>
              </w:rPr>
              <w:fldChar w:fldCharType="separate"/>
            </w:r>
            <w:r>
              <w:rPr>
                <w:webHidden/>
              </w:rPr>
              <w:t>6</w:t>
            </w:r>
            <w:r>
              <w:rPr>
                <w:webHidden/>
              </w:rPr>
              <w:fldChar w:fldCharType="end"/>
            </w:r>
          </w:hyperlink>
        </w:p>
        <w:p w14:paraId="51952889" w14:textId="273D5152" w:rsidR="00382EFE" w:rsidRDefault="00382EFE">
          <w:pPr>
            <w:pStyle w:val="TOC2"/>
            <w:tabs>
              <w:tab w:val="left" w:pos="960"/>
            </w:tabs>
            <w:rPr>
              <w:rFonts w:asciiTheme="minorHAnsi" w:hAnsiTheme="minorHAnsi"/>
              <w:smallCaps w:val="0"/>
              <w:sz w:val="22"/>
              <w:szCs w:val="22"/>
              <w:lang w:val="en-US"/>
            </w:rPr>
          </w:pPr>
          <w:hyperlink w:anchor="_Toc49348893" w:history="1">
            <w:r w:rsidRPr="00B01044">
              <w:rPr>
                <w:rStyle w:val="Hyperlink"/>
                <w14:scene3d>
                  <w14:camera w14:prst="orthographicFront"/>
                  <w14:lightRig w14:rig="threePt" w14:dir="t">
                    <w14:rot w14:lat="0" w14:lon="0" w14:rev="0"/>
                  </w14:lightRig>
                </w14:scene3d>
              </w:rPr>
              <w:t>1.3.</w:t>
            </w:r>
            <w:r>
              <w:rPr>
                <w:rFonts w:asciiTheme="minorHAnsi" w:hAnsiTheme="minorHAnsi"/>
                <w:smallCaps w:val="0"/>
                <w:sz w:val="22"/>
                <w:szCs w:val="22"/>
                <w:lang w:val="en-US"/>
              </w:rPr>
              <w:tab/>
            </w:r>
            <w:r w:rsidRPr="00B01044">
              <w:rPr>
                <w:rStyle w:val="Hyperlink"/>
              </w:rPr>
              <w:t>How does this document relate to the SRP Standard?</w:t>
            </w:r>
            <w:r>
              <w:rPr>
                <w:webHidden/>
              </w:rPr>
              <w:tab/>
            </w:r>
            <w:r>
              <w:rPr>
                <w:webHidden/>
              </w:rPr>
              <w:fldChar w:fldCharType="begin"/>
            </w:r>
            <w:r>
              <w:rPr>
                <w:webHidden/>
              </w:rPr>
              <w:instrText xml:space="preserve"> PAGEREF _Toc49348893 \h </w:instrText>
            </w:r>
            <w:r>
              <w:rPr>
                <w:webHidden/>
              </w:rPr>
            </w:r>
            <w:r>
              <w:rPr>
                <w:webHidden/>
              </w:rPr>
              <w:fldChar w:fldCharType="separate"/>
            </w:r>
            <w:r>
              <w:rPr>
                <w:webHidden/>
              </w:rPr>
              <w:t>6</w:t>
            </w:r>
            <w:r>
              <w:rPr>
                <w:webHidden/>
              </w:rPr>
              <w:fldChar w:fldCharType="end"/>
            </w:r>
          </w:hyperlink>
        </w:p>
        <w:p w14:paraId="6240F2F9" w14:textId="3A7DF6CE" w:rsidR="00382EFE" w:rsidRDefault="00382EFE">
          <w:pPr>
            <w:pStyle w:val="TOC1"/>
            <w:rPr>
              <w:rFonts w:asciiTheme="minorHAnsi" w:hAnsiTheme="minorHAnsi"/>
              <w:b w:val="0"/>
              <w:bCs w:val="0"/>
              <w:caps w:val="0"/>
              <w:sz w:val="22"/>
              <w:szCs w:val="22"/>
              <w:lang w:val="en-US"/>
            </w:rPr>
          </w:pPr>
          <w:hyperlink w:anchor="_Toc49348894" w:history="1">
            <w:r w:rsidRPr="00B01044">
              <w:rPr>
                <w:rStyle w:val="Hyperlink"/>
              </w:rPr>
              <w:t>2.</w:t>
            </w:r>
            <w:r>
              <w:rPr>
                <w:rFonts w:asciiTheme="minorHAnsi" w:hAnsiTheme="minorHAnsi"/>
                <w:b w:val="0"/>
                <w:bCs w:val="0"/>
                <w:caps w:val="0"/>
                <w:sz w:val="22"/>
                <w:szCs w:val="22"/>
                <w:lang w:val="en-US"/>
              </w:rPr>
              <w:tab/>
            </w:r>
            <w:r w:rsidRPr="00B01044">
              <w:rPr>
                <w:rStyle w:val="Hyperlink"/>
              </w:rPr>
              <w:t>IMS: Why is it important?</w:t>
            </w:r>
            <w:r>
              <w:rPr>
                <w:webHidden/>
              </w:rPr>
              <w:tab/>
            </w:r>
            <w:r>
              <w:rPr>
                <w:webHidden/>
              </w:rPr>
              <w:fldChar w:fldCharType="begin"/>
            </w:r>
            <w:r>
              <w:rPr>
                <w:webHidden/>
              </w:rPr>
              <w:instrText xml:space="preserve"> PAGEREF _Toc49348894 \h </w:instrText>
            </w:r>
            <w:r>
              <w:rPr>
                <w:webHidden/>
              </w:rPr>
            </w:r>
            <w:r>
              <w:rPr>
                <w:webHidden/>
              </w:rPr>
              <w:fldChar w:fldCharType="separate"/>
            </w:r>
            <w:r>
              <w:rPr>
                <w:webHidden/>
              </w:rPr>
              <w:t>8</w:t>
            </w:r>
            <w:r>
              <w:rPr>
                <w:webHidden/>
              </w:rPr>
              <w:fldChar w:fldCharType="end"/>
            </w:r>
          </w:hyperlink>
        </w:p>
        <w:p w14:paraId="70B6272D" w14:textId="0519742E" w:rsidR="00382EFE" w:rsidRDefault="00382EFE">
          <w:pPr>
            <w:pStyle w:val="TOC2"/>
            <w:rPr>
              <w:rFonts w:asciiTheme="minorHAnsi" w:hAnsiTheme="minorHAnsi"/>
              <w:smallCaps w:val="0"/>
              <w:sz w:val="22"/>
              <w:szCs w:val="22"/>
              <w:lang w:val="en-US"/>
            </w:rPr>
          </w:pPr>
          <w:hyperlink w:anchor="_Toc49348897" w:history="1">
            <w:r w:rsidRPr="00B01044">
              <w:rPr>
                <w:rStyle w:val="Hyperlink"/>
                <w:rFonts w:asciiTheme="majorHAnsi" w:eastAsiaTheme="majorEastAsia" w:hAnsiTheme="majorHAnsi" w:cstheme="majorHAnsi"/>
                <w14:scene3d>
                  <w14:camera w14:prst="orthographicFront"/>
                  <w14:lightRig w14:rig="threePt" w14:dir="t">
                    <w14:rot w14:lat="0" w14:lon="0" w14:rev="0"/>
                  </w14:lightRig>
                </w14:scene3d>
              </w:rPr>
              <w:t>2.1</w:t>
            </w:r>
            <w:r>
              <w:rPr>
                <w:webHidden/>
              </w:rPr>
              <w:tab/>
            </w:r>
            <w:r>
              <w:rPr>
                <w:webHidden/>
              </w:rPr>
              <w:fldChar w:fldCharType="begin"/>
            </w:r>
            <w:r>
              <w:rPr>
                <w:webHidden/>
              </w:rPr>
              <w:instrText xml:space="preserve"> PAGEREF _Toc49348897 \h </w:instrText>
            </w:r>
            <w:r>
              <w:rPr>
                <w:webHidden/>
              </w:rPr>
            </w:r>
            <w:r>
              <w:rPr>
                <w:webHidden/>
              </w:rPr>
              <w:fldChar w:fldCharType="separate"/>
            </w:r>
            <w:r>
              <w:rPr>
                <w:webHidden/>
              </w:rPr>
              <w:t>8</w:t>
            </w:r>
            <w:r>
              <w:rPr>
                <w:webHidden/>
              </w:rPr>
              <w:fldChar w:fldCharType="end"/>
            </w:r>
          </w:hyperlink>
        </w:p>
        <w:p w14:paraId="1709D8B2" w14:textId="3092CF3B" w:rsidR="00382EFE" w:rsidRDefault="00382EFE">
          <w:pPr>
            <w:pStyle w:val="TOC2"/>
            <w:tabs>
              <w:tab w:val="left" w:pos="960"/>
            </w:tabs>
            <w:rPr>
              <w:rFonts w:asciiTheme="minorHAnsi" w:hAnsiTheme="minorHAnsi"/>
              <w:smallCaps w:val="0"/>
              <w:sz w:val="22"/>
              <w:szCs w:val="22"/>
              <w:lang w:val="en-US"/>
            </w:rPr>
          </w:pPr>
          <w:hyperlink w:anchor="_Toc49348898" w:history="1">
            <w:r w:rsidRPr="00B01044">
              <w:rPr>
                <w:rStyle w:val="Hyperlink"/>
                <w14:scene3d>
                  <w14:camera w14:prst="orthographicFront"/>
                  <w14:lightRig w14:rig="threePt" w14:dir="t">
                    <w14:rot w14:lat="0" w14:lon="0" w14:rev="0"/>
                  </w14:lightRig>
                </w14:scene3d>
              </w:rPr>
              <w:t>2.1.</w:t>
            </w:r>
            <w:r>
              <w:rPr>
                <w:rFonts w:asciiTheme="minorHAnsi" w:hAnsiTheme="minorHAnsi"/>
                <w:smallCaps w:val="0"/>
                <w:sz w:val="22"/>
                <w:szCs w:val="22"/>
                <w:lang w:val="en-US"/>
              </w:rPr>
              <w:tab/>
            </w:r>
            <w:r w:rsidRPr="00B01044">
              <w:rPr>
                <w:rStyle w:val="Hyperlink"/>
              </w:rPr>
              <w:t xml:space="preserve">Document control and record keeping </w:t>
            </w:r>
            <w:r>
              <w:rPr>
                <w:webHidden/>
              </w:rPr>
              <w:tab/>
            </w:r>
            <w:r>
              <w:rPr>
                <w:webHidden/>
              </w:rPr>
              <w:fldChar w:fldCharType="begin"/>
            </w:r>
            <w:r>
              <w:rPr>
                <w:webHidden/>
              </w:rPr>
              <w:instrText xml:space="preserve"> PAGEREF _Toc49348898 \h </w:instrText>
            </w:r>
            <w:r>
              <w:rPr>
                <w:webHidden/>
              </w:rPr>
            </w:r>
            <w:r>
              <w:rPr>
                <w:webHidden/>
              </w:rPr>
              <w:fldChar w:fldCharType="separate"/>
            </w:r>
            <w:r>
              <w:rPr>
                <w:webHidden/>
              </w:rPr>
              <w:t>8</w:t>
            </w:r>
            <w:r>
              <w:rPr>
                <w:webHidden/>
              </w:rPr>
              <w:fldChar w:fldCharType="end"/>
            </w:r>
          </w:hyperlink>
        </w:p>
        <w:p w14:paraId="6FCAD524" w14:textId="2755CDA0" w:rsidR="00382EFE" w:rsidRDefault="00382EFE">
          <w:pPr>
            <w:pStyle w:val="TOC2"/>
            <w:tabs>
              <w:tab w:val="left" w:pos="960"/>
            </w:tabs>
            <w:rPr>
              <w:rFonts w:asciiTheme="minorHAnsi" w:hAnsiTheme="minorHAnsi"/>
              <w:smallCaps w:val="0"/>
              <w:sz w:val="22"/>
              <w:szCs w:val="22"/>
              <w:lang w:val="en-US"/>
            </w:rPr>
          </w:pPr>
          <w:hyperlink w:anchor="_Toc49348899" w:history="1">
            <w:r w:rsidRPr="00B01044">
              <w:rPr>
                <w:rStyle w:val="Hyperlink"/>
                <w14:scene3d>
                  <w14:camera w14:prst="orthographicFront"/>
                  <w14:lightRig w14:rig="threePt" w14:dir="t">
                    <w14:rot w14:lat="0" w14:lon="0" w14:rev="0"/>
                  </w14:lightRig>
                </w14:scene3d>
              </w:rPr>
              <w:t>2.2.</w:t>
            </w:r>
            <w:r>
              <w:rPr>
                <w:rFonts w:asciiTheme="minorHAnsi" w:hAnsiTheme="minorHAnsi"/>
                <w:smallCaps w:val="0"/>
                <w:sz w:val="22"/>
                <w:szCs w:val="22"/>
                <w:lang w:val="en-US"/>
              </w:rPr>
              <w:tab/>
            </w:r>
            <w:r w:rsidRPr="00B01044">
              <w:rPr>
                <w:rStyle w:val="Hyperlink"/>
              </w:rPr>
              <w:t>Group governance</w:t>
            </w:r>
            <w:r>
              <w:rPr>
                <w:webHidden/>
              </w:rPr>
              <w:tab/>
            </w:r>
            <w:r>
              <w:rPr>
                <w:webHidden/>
              </w:rPr>
              <w:fldChar w:fldCharType="begin"/>
            </w:r>
            <w:r>
              <w:rPr>
                <w:webHidden/>
              </w:rPr>
              <w:instrText xml:space="preserve"> PAGEREF _Toc49348899 \h </w:instrText>
            </w:r>
            <w:r>
              <w:rPr>
                <w:webHidden/>
              </w:rPr>
            </w:r>
            <w:r>
              <w:rPr>
                <w:webHidden/>
              </w:rPr>
              <w:fldChar w:fldCharType="separate"/>
            </w:r>
            <w:r>
              <w:rPr>
                <w:webHidden/>
              </w:rPr>
              <w:t>9</w:t>
            </w:r>
            <w:r>
              <w:rPr>
                <w:webHidden/>
              </w:rPr>
              <w:fldChar w:fldCharType="end"/>
            </w:r>
          </w:hyperlink>
        </w:p>
        <w:p w14:paraId="535FB3EC" w14:textId="2CF811B6" w:rsidR="00382EFE" w:rsidRDefault="00382EFE">
          <w:pPr>
            <w:pStyle w:val="TOC2"/>
            <w:tabs>
              <w:tab w:val="left" w:pos="960"/>
            </w:tabs>
            <w:rPr>
              <w:rFonts w:asciiTheme="minorHAnsi" w:hAnsiTheme="minorHAnsi"/>
              <w:smallCaps w:val="0"/>
              <w:sz w:val="22"/>
              <w:szCs w:val="22"/>
              <w:lang w:val="en-US"/>
            </w:rPr>
          </w:pPr>
          <w:hyperlink w:anchor="_Toc49348900" w:history="1">
            <w:r w:rsidRPr="00B01044">
              <w:rPr>
                <w:rStyle w:val="Hyperlink"/>
                <w14:scene3d>
                  <w14:camera w14:prst="orthographicFront"/>
                  <w14:lightRig w14:rig="threePt" w14:dir="t">
                    <w14:rot w14:lat="0" w14:lon="0" w14:rev="0"/>
                  </w14:lightRig>
                </w14:scene3d>
              </w:rPr>
              <w:t>2.3.</w:t>
            </w:r>
            <w:r>
              <w:rPr>
                <w:rFonts w:asciiTheme="minorHAnsi" w:hAnsiTheme="minorHAnsi"/>
                <w:smallCaps w:val="0"/>
                <w:sz w:val="22"/>
                <w:szCs w:val="22"/>
                <w:lang w:val="en-US"/>
              </w:rPr>
              <w:tab/>
            </w:r>
            <w:r w:rsidRPr="00B01044">
              <w:rPr>
                <w:rStyle w:val="Hyperlink"/>
              </w:rPr>
              <w:t>Risk assessment</w:t>
            </w:r>
            <w:r>
              <w:rPr>
                <w:webHidden/>
              </w:rPr>
              <w:tab/>
            </w:r>
            <w:r>
              <w:rPr>
                <w:webHidden/>
              </w:rPr>
              <w:fldChar w:fldCharType="begin"/>
            </w:r>
            <w:r>
              <w:rPr>
                <w:webHidden/>
              </w:rPr>
              <w:instrText xml:space="preserve"> PAGEREF _Toc49348900 \h </w:instrText>
            </w:r>
            <w:r>
              <w:rPr>
                <w:webHidden/>
              </w:rPr>
            </w:r>
            <w:r>
              <w:rPr>
                <w:webHidden/>
              </w:rPr>
              <w:fldChar w:fldCharType="separate"/>
            </w:r>
            <w:r>
              <w:rPr>
                <w:webHidden/>
              </w:rPr>
              <w:t>9</w:t>
            </w:r>
            <w:r>
              <w:rPr>
                <w:webHidden/>
              </w:rPr>
              <w:fldChar w:fldCharType="end"/>
            </w:r>
          </w:hyperlink>
        </w:p>
        <w:p w14:paraId="198649AA" w14:textId="7FE95EFB" w:rsidR="00382EFE" w:rsidRDefault="00382EFE">
          <w:pPr>
            <w:pStyle w:val="TOC2"/>
            <w:tabs>
              <w:tab w:val="left" w:pos="960"/>
            </w:tabs>
            <w:rPr>
              <w:rFonts w:asciiTheme="minorHAnsi" w:hAnsiTheme="minorHAnsi"/>
              <w:smallCaps w:val="0"/>
              <w:sz w:val="22"/>
              <w:szCs w:val="22"/>
              <w:lang w:val="en-US"/>
            </w:rPr>
          </w:pPr>
          <w:hyperlink w:anchor="_Toc49348901" w:history="1">
            <w:r w:rsidRPr="00B01044">
              <w:rPr>
                <w:rStyle w:val="Hyperlink"/>
                <w14:scene3d>
                  <w14:camera w14:prst="orthographicFront"/>
                  <w14:lightRig w14:rig="threePt" w14:dir="t">
                    <w14:rot w14:lat="0" w14:lon="0" w14:rev="0"/>
                  </w14:lightRig>
                </w14:scene3d>
              </w:rPr>
              <w:t>2.4.</w:t>
            </w:r>
            <w:r>
              <w:rPr>
                <w:rFonts w:asciiTheme="minorHAnsi" w:hAnsiTheme="minorHAnsi"/>
                <w:smallCaps w:val="0"/>
                <w:sz w:val="22"/>
                <w:szCs w:val="22"/>
                <w:lang w:val="en-US"/>
              </w:rPr>
              <w:tab/>
            </w:r>
            <w:r w:rsidRPr="00B01044">
              <w:rPr>
                <w:rStyle w:val="Hyperlink"/>
              </w:rPr>
              <w:t>Knowledge and understanding</w:t>
            </w:r>
            <w:r>
              <w:rPr>
                <w:webHidden/>
              </w:rPr>
              <w:tab/>
            </w:r>
            <w:r>
              <w:rPr>
                <w:webHidden/>
              </w:rPr>
              <w:fldChar w:fldCharType="begin"/>
            </w:r>
            <w:r>
              <w:rPr>
                <w:webHidden/>
              </w:rPr>
              <w:instrText xml:space="preserve"> PAGEREF _Toc49348901 \h </w:instrText>
            </w:r>
            <w:r>
              <w:rPr>
                <w:webHidden/>
              </w:rPr>
            </w:r>
            <w:r>
              <w:rPr>
                <w:webHidden/>
              </w:rPr>
              <w:fldChar w:fldCharType="separate"/>
            </w:r>
            <w:r>
              <w:rPr>
                <w:webHidden/>
              </w:rPr>
              <w:t>9</w:t>
            </w:r>
            <w:r>
              <w:rPr>
                <w:webHidden/>
              </w:rPr>
              <w:fldChar w:fldCharType="end"/>
            </w:r>
          </w:hyperlink>
        </w:p>
        <w:p w14:paraId="4FC4CBEF" w14:textId="2BA08ACA" w:rsidR="00382EFE" w:rsidRDefault="00382EFE">
          <w:pPr>
            <w:pStyle w:val="TOC2"/>
            <w:tabs>
              <w:tab w:val="left" w:pos="960"/>
            </w:tabs>
            <w:rPr>
              <w:rFonts w:asciiTheme="minorHAnsi" w:hAnsiTheme="minorHAnsi"/>
              <w:smallCaps w:val="0"/>
              <w:sz w:val="22"/>
              <w:szCs w:val="22"/>
              <w:lang w:val="en-US"/>
            </w:rPr>
          </w:pPr>
          <w:hyperlink w:anchor="_Toc49348902" w:history="1">
            <w:r w:rsidRPr="00B01044">
              <w:rPr>
                <w:rStyle w:val="Hyperlink"/>
                <w14:scene3d>
                  <w14:camera w14:prst="orthographicFront"/>
                  <w14:lightRig w14:rig="threePt" w14:dir="t">
                    <w14:rot w14:lat="0" w14:lon="0" w14:rev="0"/>
                  </w14:lightRig>
                </w14:scene3d>
              </w:rPr>
              <w:t>2.5.</w:t>
            </w:r>
            <w:r>
              <w:rPr>
                <w:rFonts w:asciiTheme="minorHAnsi" w:hAnsiTheme="minorHAnsi"/>
                <w:smallCaps w:val="0"/>
                <w:sz w:val="22"/>
                <w:szCs w:val="22"/>
                <w:lang w:val="en-US"/>
              </w:rPr>
              <w:tab/>
            </w:r>
            <w:r w:rsidRPr="00B01044">
              <w:rPr>
                <w:rStyle w:val="Hyperlink"/>
              </w:rPr>
              <w:t>Continuous Improvement</w:t>
            </w:r>
            <w:r>
              <w:rPr>
                <w:webHidden/>
              </w:rPr>
              <w:tab/>
            </w:r>
            <w:r>
              <w:rPr>
                <w:webHidden/>
              </w:rPr>
              <w:fldChar w:fldCharType="begin"/>
            </w:r>
            <w:r>
              <w:rPr>
                <w:webHidden/>
              </w:rPr>
              <w:instrText xml:space="preserve"> PAGEREF _Toc49348902 \h </w:instrText>
            </w:r>
            <w:r>
              <w:rPr>
                <w:webHidden/>
              </w:rPr>
            </w:r>
            <w:r>
              <w:rPr>
                <w:webHidden/>
              </w:rPr>
              <w:fldChar w:fldCharType="separate"/>
            </w:r>
            <w:r>
              <w:rPr>
                <w:webHidden/>
              </w:rPr>
              <w:t>10</w:t>
            </w:r>
            <w:r>
              <w:rPr>
                <w:webHidden/>
              </w:rPr>
              <w:fldChar w:fldCharType="end"/>
            </w:r>
          </w:hyperlink>
        </w:p>
        <w:p w14:paraId="4BD06D1C" w14:textId="3170AD1A" w:rsidR="00382EFE" w:rsidRDefault="00382EFE">
          <w:pPr>
            <w:pStyle w:val="TOC1"/>
            <w:rPr>
              <w:rFonts w:asciiTheme="minorHAnsi" w:hAnsiTheme="minorHAnsi"/>
              <w:b w:val="0"/>
              <w:bCs w:val="0"/>
              <w:caps w:val="0"/>
              <w:sz w:val="22"/>
              <w:szCs w:val="22"/>
              <w:lang w:val="en-US"/>
            </w:rPr>
          </w:pPr>
          <w:hyperlink w:anchor="_Toc49348903" w:history="1">
            <w:r w:rsidRPr="00B01044">
              <w:rPr>
                <w:rStyle w:val="Hyperlink"/>
              </w:rPr>
              <w:t>3.</w:t>
            </w:r>
            <w:r>
              <w:rPr>
                <w:rFonts w:asciiTheme="minorHAnsi" w:hAnsiTheme="minorHAnsi"/>
                <w:b w:val="0"/>
                <w:bCs w:val="0"/>
                <w:caps w:val="0"/>
                <w:sz w:val="22"/>
                <w:szCs w:val="22"/>
                <w:lang w:val="en-US"/>
              </w:rPr>
              <w:tab/>
            </w:r>
            <w:r w:rsidRPr="00B01044">
              <w:rPr>
                <w:rStyle w:val="Hyperlink"/>
              </w:rPr>
              <w:t>Establishing the IMS</w:t>
            </w:r>
            <w:r>
              <w:rPr>
                <w:webHidden/>
              </w:rPr>
              <w:tab/>
            </w:r>
            <w:r>
              <w:rPr>
                <w:webHidden/>
              </w:rPr>
              <w:fldChar w:fldCharType="begin"/>
            </w:r>
            <w:r>
              <w:rPr>
                <w:webHidden/>
              </w:rPr>
              <w:instrText xml:space="preserve"> PAGEREF _Toc49348903 \h </w:instrText>
            </w:r>
            <w:r>
              <w:rPr>
                <w:webHidden/>
              </w:rPr>
            </w:r>
            <w:r>
              <w:rPr>
                <w:webHidden/>
              </w:rPr>
              <w:fldChar w:fldCharType="separate"/>
            </w:r>
            <w:r>
              <w:rPr>
                <w:webHidden/>
              </w:rPr>
              <w:t>11</w:t>
            </w:r>
            <w:r>
              <w:rPr>
                <w:webHidden/>
              </w:rPr>
              <w:fldChar w:fldCharType="end"/>
            </w:r>
          </w:hyperlink>
        </w:p>
        <w:p w14:paraId="15F6AA7C" w14:textId="4E9ECBFC" w:rsidR="00382EFE" w:rsidRDefault="00382EFE">
          <w:pPr>
            <w:pStyle w:val="TOC2"/>
            <w:tabs>
              <w:tab w:val="left" w:pos="960"/>
            </w:tabs>
            <w:rPr>
              <w:rFonts w:asciiTheme="minorHAnsi" w:hAnsiTheme="minorHAnsi"/>
              <w:smallCaps w:val="0"/>
              <w:sz w:val="22"/>
              <w:szCs w:val="22"/>
              <w:lang w:val="en-US"/>
            </w:rPr>
          </w:pPr>
          <w:hyperlink w:anchor="_Toc49348904" w:history="1">
            <w:r w:rsidRPr="00B01044">
              <w:rPr>
                <w:rStyle w:val="Hyperlink"/>
                <w14:scene3d>
                  <w14:camera w14:prst="orthographicFront"/>
                  <w14:lightRig w14:rig="threePt" w14:dir="t">
                    <w14:rot w14:lat="0" w14:lon="0" w14:rev="0"/>
                  </w14:lightRig>
                </w14:scene3d>
              </w:rPr>
              <w:t>3.1.</w:t>
            </w:r>
            <w:r>
              <w:rPr>
                <w:rFonts w:asciiTheme="minorHAnsi" w:hAnsiTheme="minorHAnsi"/>
                <w:smallCaps w:val="0"/>
                <w:sz w:val="22"/>
                <w:szCs w:val="22"/>
                <w:lang w:val="en-US"/>
              </w:rPr>
              <w:tab/>
            </w:r>
            <w:r w:rsidRPr="00B01044">
              <w:rPr>
                <w:rStyle w:val="Hyperlink"/>
              </w:rPr>
              <w:t xml:space="preserve">Legality </w:t>
            </w:r>
            <w:r>
              <w:rPr>
                <w:webHidden/>
              </w:rPr>
              <w:tab/>
            </w:r>
            <w:r>
              <w:rPr>
                <w:webHidden/>
              </w:rPr>
              <w:fldChar w:fldCharType="begin"/>
            </w:r>
            <w:r>
              <w:rPr>
                <w:webHidden/>
              </w:rPr>
              <w:instrText xml:space="preserve"> PAGEREF _Toc49348904 \h </w:instrText>
            </w:r>
            <w:r>
              <w:rPr>
                <w:webHidden/>
              </w:rPr>
            </w:r>
            <w:r>
              <w:rPr>
                <w:webHidden/>
              </w:rPr>
              <w:fldChar w:fldCharType="separate"/>
            </w:r>
            <w:r>
              <w:rPr>
                <w:webHidden/>
              </w:rPr>
              <w:t>11</w:t>
            </w:r>
            <w:r>
              <w:rPr>
                <w:webHidden/>
              </w:rPr>
              <w:fldChar w:fldCharType="end"/>
            </w:r>
          </w:hyperlink>
        </w:p>
        <w:p w14:paraId="32F70C52" w14:textId="2A8366F4" w:rsidR="00382EFE" w:rsidRDefault="00382EFE">
          <w:pPr>
            <w:pStyle w:val="TOC2"/>
            <w:tabs>
              <w:tab w:val="left" w:pos="960"/>
            </w:tabs>
            <w:rPr>
              <w:rFonts w:asciiTheme="minorHAnsi" w:hAnsiTheme="minorHAnsi"/>
              <w:smallCaps w:val="0"/>
              <w:sz w:val="22"/>
              <w:szCs w:val="22"/>
              <w:lang w:val="en-US"/>
            </w:rPr>
          </w:pPr>
          <w:hyperlink w:anchor="_Toc49348905" w:history="1">
            <w:r w:rsidRPr="00B01044">
              <w:rPr>
                <w:rStyle w:val="Hyperlink"/>
                <w14:scene3d>
                  <w14:camera w14:prst="orthographicFront"/>
                  <w14:lightRig w14:rig="threePt" w14:dir="t">
                    <w14:rot w14:lat="0" w14:lon="0" w14:rev="0"/>
                  </w14:lightRig>
                </w14:scene3d>
              </w:rPr>
              <w:t>3.2.</w:t>
            </w:r>
            <w:r>
              <w:rPr>
                <w:rFonts w:asciiTheme="minorHAnsi" w:hAnsiTheme="minorHAnsi"/>
                <w:smallCaps w:val="0"/>
                <w:sz w:val="22"/>
                <w:szCs w:val="22"/>
                <w:lang w:val="en-US"/>
              </w:rPr>
              <w:tab/>
            </w:r>
            <w:r w:rsidRPr="00B01044">
              <w:rPr>
                <w:rStyle w:val="Hyperlink"/>
              </w:rPr>
              <w:t>Establishment and organisational structure</w:t>
            </w:r>
            <w:r>
              <w:rPr>
                <w:webHidden/>
              </w:rPr>
              <w:tab/>
            </w:r>
            <w:r>
              <w:rPr>
                <w:webHidden/>
              </w:rPr>
              <w:fldChar w:fldCharType="begin"/>
            </w:r>
            <w:r>
              <w:rPr>
                <w:webHidden/>
              </w:rPr>
              <w:instrText xml:space="preserve"> PAGEREF _Toc49348905 \h </w:instrText>
            </w:r>
            <w:r>
              <w:rPr>
                <w:webHidden/>
              </w:rPr>
            </w:r>
            <w:r>
              <w:rPr>
                <w:webHidden/>
              </w:rPr>
              <w:fldChar w:fldCharType="separate"/>
            </w:r>
            <w:r>
              <w:rPr>
                <w:webHidden/>
              </w:rPr>
              <w:t>11</w:t>
            </w:r>
            <w:r>
              <w:rPr>
                <w:webHidden/>
              </w:rPr>
              <w:fldChar w:fldCharType="end"/>
            </w:r>
          </w:hyperlink>
        </w:p>
        <w:p w14:paraId="4AA0853F" w14:textId="0FEE2A62" w:rsidR="00382EFE" w:rsidRDefault="00382EFE">
          <w:pPr>
            <w:pStyle w:val="TOC2"/>
            <w:tabs>
              <w:tab w:val="left" w:pos="960"/>
            </w:tabs>
            <w:rPr>
              <w:rFonts w:asciiTheme="minorHAnsi" w:hAnsiTheme="minorHAnsi"/>
              <w:smallCaps w:val="0"/>
              <w:sz w:val="22"/>
              <w:szCs w:val="22"/>
              <w:lang w:val="en-US"/>
            </w:rPr>
          </w:pPr>
          <w:hyperlink w:anchor="_Toc49348910" w:history="1">
            <w:r w:rsidRPr="00B01044">
              <w:rPr>
                <w:rStyle w:val="Hyperlink"/>
                <w14:scene3d>
                  <w14:camera w14:prst="orthographicFront"/>
                  <w14:lightRig w14:rig="threePt" w14:dir="t">
                    <w14:rot w14:lat="0" w14:lon="0" w14:rev="0"/>
                  </w14:lightRig>
                </w14:scene3d>
              </w:rPr>
              <w:t>3.3.</w:t>
            </w:r>
            <w:r>
              <w:rPr>
                <w:rFonts w:asciiTheme="minorHAnsi" w:hAnsiTheme="minorHAnsi"/>
                <w:smallCaps w:val="0"/>
                <w:sz w:val="22"/>
                <w:szCs w:val="22"/>
                <w:lang w:val="en-US"/>
              </w:rPr>
              <w:tab/>
            </w:r>
            <w:r w:rsidRPr="00B01044">
              <w:rPr>
                <w:rStyle w:val="Hyperlink"/>
              </w:rPr>
              <w:t>Impartiality</w:t>
            </w:r>
            <w:r>
              <w:rPr>
                <w:webHidden/>
              </w:rPr>
              <w:tab/>
            </w:r>
            <w:r>
              <w:rPr>
                <w:webHidden/>
              </w:rPr>
              <w:fldChar w:fldCharType="begin"/>
            </w:r>
            <w:r>
              <w:rPr>
                <w:webHidden/>
              </w:rPr>
              <w:instrText xml:space="preserve"> PAGEREF _Toc49348910 \h </w:instrText>
            </w:r>
            <w:r>
              <w:rPr>
                <w:webHidden/>
              </w:rPr>
            </w:r>
            <w:r>
              <w:rPr>
                <w:webHidden/>
              </w:rPr>
              <w:fldChar w:fldCharType="separate"/>
            </w:r>
            <w:r>
              <w:rPr>
                <w:webHidden/>
              </w:rPr>
              <w:t>12</w:t>
            </w:r>
            <w:r>
              <w:rPr>
                <w:webHidden/>
              </w:rPr>
              <w:fldChar w:fldCharType="end"/>
            </w:r>
          </w:hyperlink>
        </w:p>
        <w:p w14:paraId="0B24AB77" w14:textId="69C4C61E" w:rsidR="00382EFE" w:rsidRDefault="00382EFE">
          <w:pPr>
            <w:pStyle w:val="TOC2"/>
            <w:tabs>
              <w:tab w:val="left" w:pos="960"/>
            </w:tabs>
            <w:rPr>
              <w:rFonts w:asciiTheme="minorHAnsi" w:hAnsiTheme="minorHAnsi"/>
              <w:smallCaps w:val="0"/>
              <w:sz w:val="22"/>
              <w:szCs w:val="22"/>
              <w:lang w:val="en-US"/>
            </w:rPr>
          </w:pPr>
          <w:hyperlink w:anchor="_Toc49348911" w:history="1">
            <w:r w:rsidRPr="00B01044">
              <w:rPr>
                <w:rStyle w:val="Hyperlink"/>
                <w14:scene3d>
                  <w14:camera w14:prst="orthographicFront"/>
                  <w14:lightRig w14:rig="threePt" w14:dir="t">
                    <w14:rot w14:lat="0" w14:lon="0" w14:rev="0"/>
                  </w14:lightRig>
                </w14:scene3d>
              </w:rPr>
              <w:t>3.4.</w:t>
            </w:r>
            <w:r>
              <w:rPr>
                <w:rFonts w:asciiTheme="minorHAnsi" w:hAnsiTheme="minorHAnsi"/>
                <w:smallCaps w:val="0"/>
                <w:sz w:val="22"/>
                <w:szCs w:val="22"/>
                <w:lang w:val="en-US"/>
              </w:rPr>
              <w:tab/>
            </w:r>
            <w:r w:rsidRPr="00B01044">
              <w:rPr>
                <w:rStyle w:val="Hyperlink"/>
              </w:rPr>
              <w:t>Producer engagement</w:t>
            </w:r>
            <w:r>
              <w:rPr>
                <w:webHidden/>
              </w:rPr>
              <w:tab/>
            </w:r>
            <w:r>
              <w:rPr>
                <w:webHidden/>
              </w:rPr>
              <w:fldChar w:fldCharType="begin"/>
            </w:r>
            <w:r>
              <w:rPr>
                <w:webHidden/>
              </w:rPr>
              <w:instrText xml:space="preserve"> PAGEREF _Toc49348911 \h </w:instrText>
            </w:r>
            <w:r>
              <w:rPr>
                <w:webHidden/>
              </w:rPr>
            </w:r>
            <w:r>
              <w:rPr>
                <w:webHidden/>
              </w:rPr>
              <w:fldChar w:fldCharType="separate"/>
            </w:r>
            <w:r>
              <w:rPr>
                <w:webHidden/>
              </w:rPr>
              <w:t>12</w:t>
            </w:r>
            <w:r>
              <w:rPr>
                <w:webHidden/>
              </w:rPr>
              <w:fldChar w:fldCharType="end"/>
            </w:r>
          </w:hyperlink>
        </w:p>
        <w:p w14:paraId="18D2A516" w14:textId="26330F83" w:rsidR="00382EFE" w:rsidRDefault="00382EFE">
          <w:pPr>
            <w:pStyle w:val="TOC2"/>
            <w:tabs>
              <w:tab w:val="left" w:pos="960"/>
            </w:tabs>
            <w:rPr>
              <w:rFonts w:asciiTheme="minorHAnsi" w:hAnsiTheme="minorHAnsi"/>
              <w:smallCaps w:val="0"/>
              <w:sz w:val="22"/>
              <w:szCs w:val="22"/>
              <w:lang w:val="en-US"/>
            </w:rPr>
          </w:pPr>
          <w:hyperlink w:anchor="_Toc49348912" w:history="1">
            <w:r w:rsidRPr="00B01044">
              <w:rPr>
                <w:rStyle w:val="Hyperlink"/>
                <w14:scene3d>
                  <w14:camera w14:prst="orthographicFront"/>
                  <w14:lightRig w14:rig="threePt" w14:dir="t">
                    <w14:rot w14:lat="0" w14:lon="0" w14:rev="0"/>
                  </w14:lightRig>
                </w14:scene3d>
              </w:rPr>
              <w:t>3.5.</w:t>
            </w:r>
            <w:r>
              <w:rPr>
                <w:rFonts w:asciiTheme="minorHAnsi" w:hAnsiTheme="minorHAnsi"/>
                <w:smallCaps w:val="0"/>
                <w:sz w:val="22"/>
                <w:szCs w:val="22"/>
                <w:lang w:val="en-US"/>
              </w:rPr>
              <w:tab/>
            </w:r>
            <w:r w:rsidRPr="00B01044">
              <w:rPr>
                <w:rStyle w:val="Hyperlink"/>
              </w:rPr>
              <w:t>Member enrolment and removal</w:t>
            </w:r>
            <w:r>
              <w:rPr>
                <w:webHidden/>
              </w:rPr>
              <w:tab/>
            </w:r>
            <w:r>
              <w:rPr>
                <w:webHidden/>
              </w:rPr>
              <w:fldChar w:fldCharType="begin"/>
            </w:r>
            <w:r>
              <w:rPr>
                <w:webHidden/>
              </w:rPr>
              <w:instrText xml:space="preserve"> PAGEREF _Toc49348912 \h </w:instrText>
            </w:r>
            <w:r>
              <w:rPr>
                <w:webHidden/>
              </w:rPr>
            </w:r>
            <w:r>
              <w:rPr>
                <w:webHidden/>
              </w:rPr>
              <w:fldChar w:fldCharType="separate"/>
            </w:r>
            <w:r>
              <w:rPr>
                <w:webHidden/>
              </w:rPr>
              <w:t>13</w:t>
            </w:r>
            <w:r>
              <w:rPr>
                <w:webHidden/>
              </w:rPr>
              <w:fldChar w:fldCharType="end"/>
            </w:r>
          </w:hyperlink>
        </w:p>
        <w:p w14:paraId="641400F3" w14:textId="4D4989EA" w:rsidR="00382EFE" w:rsidRDefault="00382EFE">
          <w:pPr>
            <w:pStyle w:val="TOC2"/>
            <w:tabs>
              <w:tab w:val="left" w:pos="960"/>
            </w:tabs>
            <w:rPr>
              <w:rFonts w:asciiTheme="minorHAnsi" w:hAnsiTheme="minorHAnsi"/>
              <w:smallCaps w:val="0"/>
              <w:sz w:val="22"/>
              <w:szCs w:val="22"/>
              <w:lang w:val="en-US"/>
            </w:rPr>
          </w:pPr>
          <w:hyperlink w:anchor="_Toc49348913" w:history="1">
            <w:r w:rsidRPr="00B01044">
              <w:rPr>
                <w:rStyle w:val="Hyperlink"/>
                <w14:scene3d>
                  <w14:camera w14:prst="orthographicFront"/>
                  <w14:lightRig w14:rig="threePt" w14:dir="t">
                    <w14:rot w14:lat="0" w14:lon="0" w14:rev="0"/>
                  </w14:lightRig>
                </w14:scene3d>
              </w:rPr>
              <w:t>3.6.</w:t>
            </w:r>
            <w:r>
              <w:rPr>
                <w:rFonts w:asciiTheme="minorHAnsi" w:hAnsiTheme="minorHAnsi"/>
                <w:smallCaps w:val="0"/>
                <w:sz w:val="22"/>
                <w:szCs w:val="22"/>
                <w:lang w:val="en-US"/>
              </w:rPr>
              <w:tab/>
            </w:r>
            <w:r w:rsidRPr="00B01044">
              <w:rPr>
                <w:rStyle w:val="Hyperlink"/>
              </w:rPr>
              <w:t>Internal approval and sanction system</w:t>
            </w:r>
            <w:r>
              <w:rPr>
                <w:webHidden/>
              </w:rPr>
              <w:tab/>
            </w:r>
            <w:r>
              <w:rPr>
                <w:webHidden/>
              </w:rPr>
              <w:fldChar w:fldCharType="begin"/>
            </w:r>
            <w:r>
              <w:rPr>
                <w:webHidden/>
              </w:rPr>
              <w:instrText xml:space="preserve"> PAGEREF _Toc49348913 \h </w:instrText>
            </w:r>
            <w:r>
              <w:rPr>
                <w:webHidden/>
              </w:rPr>
            </w:r>
            <w:r>
              <w:rPr>
                <w:webHidden/>
              </w:rPr>
              <w:fldChar w:fldCharType="separate"/>
            </w:r>
            <w:r>
              <w:rPr>
                <w:webHidden/>
              </w:rPr>
              <w:t>14</w:t>
            </w:r>
            <w:r>
              <w:rPr>
                <w:webHidden/>
              </w:rPr>
              <w:fldChar w:fldCharType="end"/>
            </w:r>
          </w:hyperlink>
        </w:p>
        <w:p w14:paraId="6E7560D0" w14:textId="67C0FD3F" w:rsidR="00382EFE" w:rsidRDefault="00382EFE">
          <w:pPr>
            <w:pStyle w:val="TOC2"/>
            <w:tabs>
              <w:tab w:val="left" w:pos="960"/>
            </w:tabs>
            <w:rPr>
              <w:rFonts w:asciiTheme="minorHAnsi" w:hAnsiTheme="minorHAnsi"/>
              <w:smallCaps w:val="0"/>
              <w:sz w:val="22"/>
              <w:szCs w:val="22"/>
              <w:lang w:val="en-US"/>
            </w:rPr>
          </w:pPr>
          <w:hyperlink w:anchor="_Toc49348914" w:history="1">
            <w:r w:rsidRPr="00B01044">
              <w:rPr>
                <w:rStyle w:val="Hyperlink"/>
                <w14:scene3d>
                  <w14:camera w14:prst="orthographicFront"/>
                  <w14:lightRig w14:rig="threePt" w14:dir="t">
                    <w14:rot w14:lat="0" w14:lon="0" w14:rev="0"/>
                  </w14:lightRig>
                </w14:scene3d>
              </w:rPr>
              <w:t>3.7.</w:t>
            </w:r>
            <w:r>
              <w:rPr>
                <w:rFonts w:asciiTheme="minorHAnsi" w:hAnsiTheme="minorHAnsi"/>
                <w:smallCaps w:val="0"/>
                <w:sz w:val="22"/>
                <w:szCs w:val="22"/>
                <w:lang w:val="en-US"/>
              </w:rPr>
              <w:tab/>
            </w:r>
            <w:r w:rsidRPr="00B01044">
              <w:rPr>
                <w:rStyle w:val="Hyperlink"/>
              </w:rPr>
              <w:t>Risk assessments</w:t>
            </w:r>
            <w:r>
              <w:rPr>
                <w:webHidden/>
              </w:rPr>
              <w:tab/>
            </w:r>
            <w:r>
              <w:rPr>
                <w:webHidden/>
              </w:rPr>
              <w:fldChar w:fldCharType="begin"/>
            </w:r>
            <w:r>
              <w:rPr>
                <w:webHidden/>
              </w:rPr>
              <w:instrText xml:space="preserve"> PAGEREF _Toc49348914 \h </w:instrText>
            </w:r>
            <w:r>
              <w:rPr>
                <w:webHidden/>
              </w:rPr>
            </w:r>
            <w:r>
              <w:rPr>
                <w:webHidden/>
              </w:rPr>
              <w:fldChar w:fldCharType="separate"/>
            </w:r>
            <w:r>
              <w:rPr>
                <w:webHidden/>
              </w:rPr>
              <w:t>14</w:t>
            </w:r>
            <w:r>
              <w:rPr>
                <w:webHidden/>
              </w:rPr>
              <w:fldChar w:fldCharType="end"/>
            </w:r>
          </w:hyperlink>
        </w:p>
        <w:p w14:paraId="280FF30A" w14:textId="41BB100B" w:rsidR="00382EFE" w:rsidRDefault="00382EFE">
          <w:pPr>
            <w:pStyle w:val="TOC2"/>
            <w:tabs>
              <w:tab w:val="left" w:pos="960"/>
            </w:tabs>
            <w:rPr>
              <w:rFonts w:asciiTheme="minorHAnsi" w:hAnsiTheme="minorHAnsi"/>
              <w:smallCaps w:val="0"/>
              <w:sz w:val="22"/>
              <w:szCs w:val="22"/>
              <w:lang w:val="en-US"/>
            </w:rPr>
          </w:pPr>
          <w:hyperlink w:anchor="_Toc49348915" w:history="1">
            <w:r w:rsidRPr="00B01044">
              <w:rPr>
                <w:rStyle w:val="Hyperlink"/>
                <w14:scene3d>
                  <w14:camera w14:prst="orthographicFront"/>
                  <w14:lightRig w14:rig="threePt" w14:dir="t">
                    <w14:rot w14:lat="0" w14:lon="0" w14:rev="0"/>
                  </w14:lightRig>
                </w14:scene3d>
              </w:rPr>
              <w:t>3.8.</w:t>
            </w:r>
            <w:r>
              <w:rPr>
                <w:rFonts w:asciiTheme="minorHAnsi" w:hAnsiTheme="minorHAnsi"/>
                <w:smallCaps w:val="0"/>
                <w:sz w:val="22"/>
                <w:szCs w:val="22"/>
                <w:lang w:val="en-US"/>
              </w:rPr>
              <w:tab/>
            </w:r>
            <w:r w:rsidRPr="00B01044">
              <w:rPr>
                <w:rStyle w:val="Hyperlink"/>
              </w:rPr>
              <w:t>Internal inspection</w:t>
            </w:r>
            <w:r>
              <w:rPr>
                <w:webHidden/>
              </w:rPr>
              <w:tab/>
            </w:r>
            <w:r>
              <w:rPr>
                <w:webHidden/>
              </w:rPr>
              <w:fldChar w:fldCharType="begin"/>
            </w:r>
            <w:r>
              <w:rPr>
                <w:webHidden/>
              </w:rPr>
              <w:instrText xml:space="preserve"> PAGEREF _Toc49348915 \h </w:instrText>
            </w:r>
            <w:r>
              <w:rPr>
                <w:webHidden/>
              </w:rPr>
            </w:r>
            <w:r>
              <w:rPr>
                <w:webHidden/>
              </w:rPr>
              <w:fldChar w:fldCharType="separate"/>
            </w:r>
            <w:r>
              <w:rPr>
                <w:webHidden/>
              </w:rPr>
              <w:t>15</w:t>
            </w:r>
            <w:r>
              <w:rPr>
                <w:webHidden/>
              </w:rPr>
              <w:fldChar w:fldCharType="end"/>
            </w:r>
          </w:hyperlink>
        </w:p>
        <w:p w14:paraId="06EB9AA2" w14:textId="57318718" w:rsidR="00382EFE" w:rsidRDefault="00382EFE">
          <w:pPr>
            <w:pStyle w:val="TOC2"/>
            <w:tabs>
              <w:tab w:val="left" w:pos="960"/>
            </w:tabs>
            <w:rPr>
              <w:rFonts w:asciiTheme="minorHAnsi" w:hAnsiTheme="minorHAnsi"/>
              <w:smallCaps w:val="0"/>
              <w:sz w:val="22"/>
              <w:szCs w:val="22"/>
              <w:lang w:val="en-US"/>
            </w:rPr>
          </w:pPr>
          <w:hyperlink w:anchor="_Toc49348916" w:history="1">
            <w:r w:rsidRPr="00B01044">
              <w:rPr>
                <w:rStyle w:val="Hyperlink"/>
                <w14:scene3d>
                  <w14:camera w14:prst="orthographicFront"/>
                  <w14:lightRig w14:rig="threePt" w14:dir="t">
                    <w14:rot w14:lat="0" w14:lon="0" w14:rev="0"/>
                  </w14:lightRig>
                </w14:scene3d>
              </w:rPr>
              <w:t>3.9.</w:t>
            </w:r>
            <w:r>
              <w:rPr>
                <w:rFonts w:asciiTheme="minorHAnsi" w:hAnsiTheme="minorHAnsi"/>
                <w:smallCaps w:val="0"/>
                <w:sz w:val="22"/>
                <w:szCs w:val="22"/>
                <w:lang w:val="en-US"/>
              </w:rPr>
              <w:tab/>
            </w:r>
            <w:r w:rsidRPr="00B01044">
              <w:rPr>
                <w:rStyle w:val="Hyperlink"/>
              </w:rPr>
              <w:t>Self-evaluation</w:t>
            </w:r>
            <w:r>
              <w:rPr>
                <w:webHidden/>
              </w:rPr>
              <w:tab/>
            </w:r>
            <w:r>
              <w:rPr>
                <w:webHidden/>
              </w:rPr>
              <w:fldChar w:fldCharType="begin"/>
            </w:r>
            <w:r>
              <w:rPr>
                <w:webHidden/>
              </w:rPr>
              <w:instrText xml:space="preserve"> PAGEREF _Toc49348916 \h </w:instrText>
            </w:r>
            <w:r>
              <w:rPr>
                <w:webHidden/>
              </w:rPr>
            </w:r>
            <w:r>
              <w:rPr>
                <w:webHidden/>
              </w:rPr>
              <w:fldChar w:fldCharType="separate"/>
            </w:r>
            <w:r>
              <w:rPr>
                <w:webHidden/>
              </w:rPr>
              <w:t>16</w:t>
            </w:r>
            <w:r>
              <w:rPr>
                <w:webHidden/>
              </w:rPr>
              <w:fldChar w:fldCharType="end"/>
            </w:r>
          </w:hyperlink>
        </w:p>
        <w:p w14:paraId="1797DDB8" w14:textId="66F13E03" w:rsidR="00382EFE" w:rsidRDefault="00382EFE">
          <w:pPr>
            <w:pStyle w:val="TOC2"/>
            <w:tabs>
              <w:tab w:val="left" w:pos="960"/>
            </w:tabs>
            <w:rPr>
              <w:rFonts w:asciiTheme="minorHAnsi" w:hAnsiTheme="minorHAnsi"/>
              <w:smallCaps w:val="0"/>
              <w:sz w:val="22"/>
              <w:szCs w:val="22"/>
              <w:lang w:val="en-US"/>
            </w:rPr>
          </w:pPr>
          <w:hyperlink w:anchor="_Toc49348917" w:history="1">
            <w:r w:rsidRPr="00B01044">
              <w:rPr>
                <w:rStyle w:val="Hyperlink"/>
                <w14:scene3d>
                  <w14:camera w14:prst="orthographicFront"/>
                  <w14:lightRig w14:rig="threePt" w14:dir="t">
                    <w14:rot w14:lat="0" w14:lon="0" w14:rev="0"/>
                  </w14:lightRig>
                </w14:scene3d>
              </w:rPr>
              <w:t>3.10.</w:t>
            </w:r>
            <w:r>
              <w:rPr>
                <w:rFonts w:asciiTheme="minorHAnsi" w:hAnsiTheme="minorHAnsi"/>
                <w:smallCaps w:val="0"/>
                <w:sz w:val="22"/>
                <w:szCs w:val="22"/>
                <w:lang w:val="en-US"/>
              </w:rPr>
              <w:tab/>
            </w:r>
            <w:r w:rsidRPr="00B01044">
              <w:rPr>
                <w:rStyle w:val="Hyperlink"/>
              </w:rPr>
              <w:t>Group management plan</w:t>
            </w:r>
            <w:r>
              <w:rPr>
                <w:webHidden/>
              </w:rPr>
              <w:tab/>
            </w:r>
            <w:r>
              <w:rPr>
                <w:webHidden/>
              </w:rPr>
              <w:fldChar w:fldCharType="begin"/>
            </w:r>
            <w:r>
              <w:rPr>
                <w:webHidden/>
              </w:rPr>
              <w:instrText xml:space="preserve"> PAGEREF _Toc49348917 \h </w:instrText>
            </w:r>
            <w:r>
              <w:rPr>
                <w:webHidden/>
              </w:rPr>
            </w:r>
            <w:r>
              <w:rPr>
                <w:webHidden/>
              </w:rPr>
              <w:fldChar w:fldCharType="separate"/>
            </w:r>
            <w:r>
              <w:rPr>
                <w:webHidden/>
              </w:rPr>
              <w:t>16</w:t>
            </w:r>
            <w:r>
              <w:rPr>
                <w:webHidden/>
              </w:rPr>
              <w:fldChar w:fldCharType="end"/>
            </w:r>
          </w:hyperlink>
        </w:p>
        <w:p w14:paraId="38219D68" w14:textId="0D656AA2" w:rsidR="00382EFE" w:rsidRDefault="00382EFE">
          <w:pPr>
            <w:pStyle w:val="TOC2"/>
            <w:tabs>
              <w:tab w:val="left" w:pos="960"/>
            </w:tabs>
            <w:rPr>
              <w:rFonts w:asciiTheme="minorHAnsi" w:hAnsiTheme="minorHAnsi"/>
              <w:smallCaps w:val="0"/>
              <w:sz w:val="22"/>
              <w:szCs w:val="22"/>
              <w:lang w:val="en-US"/>
            </w:rPr>
          </w:pPr>
          <w:hyperlink w:anchor="_Toc49348918" w:history="1">
            <w:r w:rsidRPr="00B01044">
              <w:rPr>
                <w:rStyle w:val="Hyperlink"/>
                <w14:scene3d>
                  <w14:camera w14:prst="orthographicFront"/>
                  <w14:lightRig w14:rig="threePt" w14:dir="t">
                    <w14:rot w14:lat="0" w14:lon="0" w14:rev="0"/>
                  </w14:lightRig>
                </w14:scene3d>
              </w:rPr>
              <w:t>3.11.</w:t>
            </w:r>
            <w:r>
              <w:rPr>
                <w:rFonts w:asciiTheme="minorHAnsi" w:hAnsiTheme="minorHAnsi"/>
                <w:smallCaps w:val="0"/>
                <w:sz w:val="22"/>
                <w:szCs w:val="22"/>
                <w:lang w:val="en-US"/>
              </w:rPr>
              <w:tab/>
            </w:r>
            <w:r w:rsidRPr="00B01044">
              <w:rPr>
                <w:rStyle w:val="Hyperlink"/>
              </w:rPr>
              <w:t>Soil fertilization program</w:t>
            </w:r>
            <w:r>
              <w:rPr>
                <w:webHidden/>
              </w:rPr>
              <w:tab/>
            </w:r>
            <w:r>
              <w:rPr>
                <w:webHidden/>
              </w:rPr>
              <w:fldChar w:fldCharType="begin"/>
            </w:r>
            <w:r>
              <w:rPr>
                <w:webHidden/>
              </w:rPr>
              <w:instrText xml:space="preserve"> PAGEREF _Toc49348918 \h </w:instrText>
            </w:r>
            <w:r>
              <w:rPr>
                <w:webHidden/>
              </w:rPr>
            </w:r>
            <w:r>
              <w:rPr>
                <w:webHidden/>
              </w:rPr>
              <w:fldChar w:fldCharType="separate"/>
            </w:r>
            <w:r>
              <w:rPr>
                <w:webHidden/>
              </w:rPr>
              <w:t>16</w:t>
            </w:r>
            <w:r>
              <w:rPr>
                <w:webHidden/>
              </w:rPr>
              <w:fldChar w:fldCharType="end"/>
            </w:r>
          </w:hyperlink>
        </w:p>
        <w:p w14:paraId="7CA07625" w14:textId="20A80AFE" w:rsidR="00382EFE" w:rsidRDefault="00382EFE">
          <w:pPr>
            <w:pStyle w:val="TOC2"/>
            <w:tabs>
              <w:tab w:val="left" w:pos="960"/>
            </w:tabs>
            <w:rPr>
              <w:rFonts w:asciiTheme="minorHAnsi" w:hAnsiTheme="minorHAnsi"/>
              <w:smallCaps w:val="0"/>
              <w:sz w:val="22"/>
              <w:szCs w:val="22"/>
              <w:lang w:val="en-US"/>
            </w:rPr>
          </w:pPr>
          <w:hyperlink w:anchor="_Toc49348919" w:history="1">
            <w:r w:rsidRPr="00B01044">
              <w:rPr>
                <w:rStyle w:val="Hyperlink"/>
                <w14:scene3d>
                  <w14:camera w14:prst="orthographicFront"/>
                  <w14:lightRig w14:rig="threePt" w14:dir="t">
                    <w14:rot w14:lat="0" w14:lon="0" w14:rev="0"/>
                  </w14:lightRig>
                </w14:scene3d>
              </w:rPr>
              <w:t>3.12.</w:t>
            </w:r>
            <w:r>
              <w:rPr>
                <w:rFonts w:asciiTheme="minorHAnsi" w:hAnsiTheme="minorHAnsi"/>
                <w:smallCaps w:val="0"/>
                <w:sz w:val="22"/>
                <w:szCs w:val="22"/>
                <w:lang w:val="en-US"/>
              </w:rPr>
              <w:tab/>
            </w:r>
            <w:r w:rsidRPr="00B01044">
              <w:rPr>
                <w:rStyle w:val="Hyperlink"/>
              </w:rPr>
              <w:t>Integrated pest management</w:t>
            </w:r>
            <w:r>
              <w:rPr>
                <w:webHidden/>
              </w:rPr>
              <w:tab/>
            </w:r>
            <w:r>
              <w:rPr>
                <w:webHidden/>
              </w:rPr>
              <w:fldChar w:fldCharType="begin"/>
            </w:r>
            <w:r>
              <w:rPr>
                <w:webHidden/>
              </w:rPr>
              <w:instrText xml:space="preserve"> PAGEREF _Toc49348919 \h </w:instrText>
            </w:r>
            <w:r>
              <w:rPr>
                <w:webHidden/>
              </w:rPr>
            </w:r>
            <w:r>
              <w:rPr>
                <w:webHidden/>
              </w:rPr>
              <w:fldChar w:fldCharType="separate"/>
            </w:r>
            <w:r>
              <w:rPr>
                <w:webHidden/>
              </w:rPr>
              <w:t>16</w:t>
            </w:r>
            <w:r>
              <w:rPr>
                <w:webHidden/>
              </w:rPr>
              <w:fldChar w:fldCharType="end"/>
            </w:r>
          </w:hyperlink>
        </w:p>
        <w:p w14:paraId="32E161B4" w14:textId="27F69CDB" w:rsidR="00382EFE" w:rsidRDefault="00382EFE">
          <w:pPr>
            <w:pStyle w:val="TOC2"/>
            <w:tabs>
              <w:tab w:val="left" w:pos="960"/>
            </w:tabs>
            <w:rPr>
              <w:rFonts w:asciiTheme="minorHAnsi" w:hAnsiTheme="minorHAnsi"/>
              <w:smallCaps w:val="0"/>
              <w:sz w:val="22"/>
              <w:szCs w:val="22"/>
              <w:lang w:val="en-US"/>
            </w:rPr>
          </w:pPr>
          <w:hyperlink w:anchor="_Toc49348922" w:history="1">
            <w:r w:rsidRPr="00B01044">
              <w:rPr>
                <w:rStyle w:val="Hyperlink"/>
                <w14:scene3d>
                  <w14:camera w14:prst="orthographicFront"/>
                  <w14:lightRig w14:rig="threePt" w14:dir="t">
                    <w14:rot w14:lat="0" w14:lon="0" w14:rev="0"/>
                  </w14:lightRig>
                </w14:scene3d>
              </w:rPr>
              <w:t>3.13.</w:t>
            </w:r>
            <w:r>
              <w:rPr>
                <w:rFonts w:asciiTheme="minorHAnsi" w:hAnsiTheme="minorHAnsi"/>
                <w:smallCaps w:val="0"/>
                <w:sz w:val="22"/>
                <w:szCs w:val="22"/>
                <w:lang w:val="en-US"/>
              </w:rPr>
              <w:tab/>
            </w:r>
            <w:r w:rsidRPr="00B01044">
              <w:rPr>
                <w:rStyle w:val="Hyperlink"/>
              </w:rPr>
              <w:t>Chain of Custody</w:t>
            </w:r>
            <w:r>
              <w:rPr>
                <w:webHidden/>
              </w:rPr>
              <w:tab/>
            </w:r>
            <w:r>
              <w:rPr>
                <w:webHidden/>
              </w:rPr>
              <w:fldChar w:fldCharType="begin"/>
            </w:r>
            <w:r>
              <w:rPr>
                <w:webHidden/>
              </w:rPr>
              <w:instrText xml:space="preserve"> PAGEREF _Toc49348922 \h </w:instrText>
            </w:r>
            <w:r>
              <w:rPr>
                <w:webHidden/>
              </w:rPr>
            </w:r>
            <w:r>
              <w:rPr>
                <w:webHidden/>
              </w:rPr>
              <w:fldChar w:fldCharType="separate"/>
            </w:r>
            <w:r>
              <w:rPr>
                <w:webHidden/>
              </w:rPr>
              <w:t>17</w:t>
            </w:r>
            <w:r>
              <w:rPr>
                <w:webHidden/>
              </w:rPr>
              <w:fldChar w:fldCharType="end"/>
            </w:r>
          </w:hyperlink>
        </w:p>
        <w:p w14:paraId="0B6DFE66" w14:textId="7DA0DF97" w:rsidR="00382EFE" w:rsidRDefault="00382EFE">
          <w:pPr>
            <w:pStyle w:val="TOC2"/>
            <w:tabs>
              <w:tab w:val="left" w:pos="960"/>
            </w:tabs>
            <w:rPr>
              <w:rFonts w:asciiTheme="minorHAnsi" w:hAnsiTheme="minorHAnsi"/>
              <w:smallCaps w:val="0"/>
              <w:sz w:val="22"/>
              <w:szCs w:val="22"/>
              <w:lang w:val="en-US"/>
            </w:rPr>
          </w:pPr>
          <w:hyperlink w:anchor="_Toc49348923" w:history="1">
            <w:r w:rsidRPr="00B01044">
              <w:rPr>
                <w:rStyle w:val="Hyperlink"/>
                <w14:scene3d>
                  <w14:camera w14:prst="orthographicFront"/>
                  <w14:lightRig w14:rig="threePt" w14:dir="t">
                    <w14:rot w14:lat="0" w14:lon="0" w14:rev="0"/>
                  </w14:lightRig>
                </w14:scene3d>
              </w:rPr>
              <w:t>3.14.</w:t>
            </w:r>
            <w:r>
              <w:rPr>
                <w:rFonts w:asciiTheme="minorHAnsi" w:hAnsiTheme="minorHAnsi"/>
                <w:smallCaps w:val="0"/>
                <w:sz w:val="22"/>
                <w:szCs w:val="22"/>
                <w:lang w:val="en-US"/>
              </w:rPr>
              <w:tab/>
            </w:r>
            <w:r w:rsidRPr="00B01044">
              <w:rPr>
                <w:rStyle w:val="Hyperlink"/>
              </w:rPr>
              <w:t>Handling of complaints</w:t>
            </w:r>
            <w:r>
              <w:rPr>
                <w:webHidden/>
              </w:rPr>
              <w:tab/>
            </w:r>
            <w:r>
              <w:rPr>
                <w:webHidden/>
              </w:rPr>
              <w:fldChar w:fldCharType="begin"/>
            </w:r>
            <w:r>
              <w:rPr>
                <w:webHidden/>
              </w:rPr>
              <w:instrText xml:space="preserve"> PAGEREF _Toc49348923 \h </w:instrText>
            </w:r>
            <w:r>
              <w:rPr>
                <w:webHidden/>
              </w:rPr>
            </w:r>
            <w:r>
              <w:rPr>
                <w:webHidden/>
              </w:rPr>
              <w:fldChar w:fldCharType="separate"/>
            </w:r>
            <w:r>
              <w:rPr>
                <w:webHidden/>
              </w:rPr>
              <w:t>17</w:t>
            </w:r>
            <w:r>
              <w:rPr>
                <w:webHidden/>
              </w:rPr>
              <w:fldChar w:fldCharType="end"/>
            </w:r>
          </w:hyperlink>
        </w:p>
        <w:p w14:paraId="15C557E3" w14:textId="04B83862" w:rsidR="00382EFE" w:rsidRDefault="00382EFE">
          <w:pPr>
            <w:pStyle w:val="TOC2"/>
            <w:tabs>
              <w:tab w:val="left" w:pos="960"/>
            </w:tabs>
            <w:rPr>
              <w:rFonts w:asciiTheme="minorHAnsi" w:hAnsiTheme="minorHAnsi"/>
              <w:smallCaps w:val="0"/>
              <w:sz w:val="22"/>
              <w:szCs w:val="22"/>
              <w:lang w:val="en-US"/>
            </w:rPr>
          </w:pPr>
          <w:hyperlink w:anchor="_Toc49348924" w:history="1">
            <w:r w:rsidRPr="00B01044">
              <w:rPr>
                <w:rStyle w:val="Hyperlink"/>
                <w14:scene3d>
                  <w14:camera w14:prst="orthographicFront"/>
                  <w14:lightRig w14:rig="threePt" w14:dir="t">
                    <w14:rot w14:lat="0" w14:lon="0" w14:rev="0"/>
                  </w14:lightRig>
                </w14:scene3d>
              </w:rPr>
              <w:t>3.15.</w:t>
            </w:r>
            <w:r>
              <w:rPr>
                <w:rFonts w:asciiTheme="minorHAnsi" w:hAnsiTheme="minorHAnsi"/>
                <w:smallCaps w:val="0"/>
                <w:sz w:val="22"/>
                <w:szCs w:val="22"/>
                <w:lang w:val="en-US"/>
              </w:rPr>
              <w:tab/>
            </w:r>
            <w:r w:rsidRPr="00B01044">
              <w:rPr>
                <w:rStyle w:val="Hyperlink"/>
              </w:rPr>
              <w:t>Service providers</w:t>
            </w:r>
            <w:r>
              <w:rPr>
                <w:webHidden/>
              </w:rPr>
              <w:tab/>
            </w:r>
            <w:r>
              <w:rPr>
                <w:webHidden/>
              </w:rPr>
              <w:fldChar w:fldCharType="begin"/>
            </w:r>
            <w:r>
              <w:rPr>
                <w:webHidden/>
              </w:rPr>
              <w:instrText xml:space="preserve"> PAGEREF _Toc49348924 \h </w:instrText>
            </w:r>
            <w:r>
              <w:rPr>
                <w:webHidden/>
              </w:rPr>
            </w:r>
            <w:r>
              <w:rPr>
                <w:webHidden/>
              </w:rPr>
              <w:fldChar w:fldCharType="separate"/>
            </w:r>
            <w:r>
              <w:rPr>
                <w:webHidden/>
              </w:rPr>
              <w:t>17</w:t>
            </w:r>
            <w:r>
              <w:rPr>
                <w:webHidden/>
              </w:rPr>
              <w:fldChar w:fldCharType="end"/>
            </w:r>
          </w:hyperlink>
        </w:p>
        <w:p w14:paraId="4EC96838" w14:textId="103FFC5C" w:rsidR="00382EFE" w:rsidRDefault="00382EFE">
          <w:pPr>
            <w:pStyle w:val="TOC2"/>
            <w:tabs>
              <w:tab w:val="left" w:pos="960"/>
            </w:tabs>
            <w:rPr>
              <w:rFonts w:asciiTheme="minorHAnsi" w:hAnsiTheme="minorHAnsi"/>
              <w:smallCaps w:val="0"/>
              <w:sz w:val="22"/>
              <w:szCs w:val="22"/>
              <w:lang w:val="en-US"/>
            </w:rPr>
          </w:pPr>
          <w:hyperlink w:anchor="_Toc49348925" w:history="1">
            <w:r w:rsidRPr="00B01044">
              <w:rPr>
                <w:rStyle w:val="Hyperlink"/>
                <w14:scene3d>
                  <w14:camera w14:prst="orthographicFront"/>
                  <w14:lightRig w14:rig="threePt" w14:dir="t">
                    <w14:rot w14:lat="0" w14:lon="0" w14:rev="0"/>
                  </w14:lightRig>
                </w14:scene3d>
              </w:rPr>
              <w:t>3.16.</w:t>
            </w:r>
            <w:r>
              <w:rPr>
                <w:rFonts w:asciiTheme="minorHAnsi" w:hAnsiTheme="minorHAnsi"/>
                <w:smallCaps w:val="0"/>
                <w:sz w:val="22"/>
                <w:szCs w:val="22"/>
                <w:lang w:val="en-US"/>
              </w:rPr>
              <w:tab/>
            </w:r>
            <w:r w:rsidRPr="00B01044">
              <w:rPr>
                <w:rStyle w:val="Hyperlink"/>
              </w:rPr>
              <w:t>Logo use and permitted claims</w:t>
            </w:r>
            <w:r>
              <w:rPr>
                <w:webHidden/>
              </w:rPr>
              <w:tab/>
            </w:r>
            <w:r>
              <w:rPr>
                <w:webHidden/>
              </w:rPr>
              <w:fldChar w:fldCharType="begin"/>
            </w:r>
            <w:r>
              <w:rPr>
                <w:webHidden/>
              </w:rPr>
              <w:instrText xml:space="preserve"> PAGEREF _Toc49348925 \h </w:instrText>
            </w:r>
            <w:r>
              <w:rPr>
                <w:webHidden/>
              </w:rPr>
            </w:r>
            <w:r>
              <w:rPr>
                <w:webHidden/>
              </w:rPr>
              <w:fldChar w:fldCharType="separate"/>
            </w:r>
            <w:r>
              <w:rPr>
                <w:webHidden/>
              </w:rPr>
              <w:t>17</w:t>
            </w:r>
            <w:r>
              <w:rPr>
                <w:webHidden/>
              </w:rPr>
              <w:fldChar w:fldCharType="end"/>
            </w:r>
          </w:hyperlink>
        </w:p>
        <w:p w14:paraId="1FB0147F" w14:textId="5BD1FDF7" w:rsidR="00382EFE" w:rsidRDefault="00382EFE">
          <w:pPr>
            <w:pStyle w:val="TOC1"/>
            <w:rPr>
              <w:rFonts w:asciiTheme="minorHAnsi" w:hAnsiTheme="minorHAnsi"/>
              <w:b w:val="0"/>
              <w:bCs w:val="0"/>
              <w:caps w:val="0"/>
              <w:sz w:val="22"/>
              <w:szCs w:val="22"/>
              <w:lang w:val="en-US"/>
            </w:rPr>
          </w:pPr>
          <w:hyperlink w:anchor="_Toc49348926" w:history="1">
            <w:r w:rsidRPr="00B01044">
              <w:rPr>
                <w:rStyle w:val="Hyperlink"/>
              </w:rPr>
              <w:t>4.</w:t>
            </w:r>
            <w:r>
              <w:rPr>
                <w:rFonts w:asciiTheme="minorHAnsi" w:hAnsiTheme="minorHAnsi"/>
                <w:b w:val="0"/>
                <w:bCs w:val="0"/>
                <w:caps w:val="0"/>
                <w:sz w:val="22"/>
                <w:szCs w:val="22"/>
                <w:lang w:val="en-US"/>
              </w:rPr>
              <w:tab/>
            </w:r>
            <w:r w:rsidRPr="00B01044">
              <w:rPr>
                <w:rStyle w:val="Hyperlink"/>
              </w:rPr>
              <w:t>Annexes</w:t>
            </w:r>
            <w:r>
              <w:rPr>
                <w:webHidden/>
              </w:rPr>
              <w:tab/>
            </w:r>
            <w:r>
              <w:rPr>
                <w:webHidden/>
              </w:rPr>
              <w:fldChar w:fldCharType="begin"/>
            </w:r>
            <w:r>
              <w:rPr>
                <w:webHidden/>
              </w:rPr>
              <w:instrText xml:space="preserve"> PAGEREF _Toc49348926 \h </w:instrText>
            </w:r>
            <w:r>
              <w:rPr>
                <w:webHidden/>
              </w:rPr>
            </w:r>
            <w:r>
              <w:rPr>
                <w:webHidden/>
              </w:rPr>
              <w:fldChar w:fldCharType="separate"/>
            </w:r>
            <w:r>
              <w:rPr>
                <w:webHidden/>
              </w:rPr>
              <w:t>18</w:t>
            </w:r>
            <w:r>
              <w:rPr>
                <w:webHidden/>
              </w:rPr>
              <w:fldChar w:fldCharType="end"/>
            </w:r>
          </w:hyperlink>
        </w:p>
        <w:p w14:paraId="410F120C" w14:textId="45540540" w:rsidR="00382EFE" w:rsidRDefault="00382EFE">
          <w:pPr>
            <w:pStyle w:val="TOC2"/>
            <w:tabs>
              <w:tab w:val="left" w:pos="960"/>
            </w:tabs>
            <w:rPr>
              <w:rFonts w:asciiTheme="minorHAnsi" w:hAnsiTheme="minorHAnsi"/>
              <w:smallCaps w:val="0"/>
              <w:sz w:val="22"/>
              <w:szCs w:val="22"/>
              <w:lang w:val="en-US"/>
            </w:rPr>
          </w:pPr>
          <w:hyperlink w:anchor="_Toc49348927" w:history="1">
            <w:r w:rsidRPr="00B01044">
              <w:rPr>
                <w:rStyle w:val="Hyperlink"/>
                <w14:scene3d>
                  <w14:camera w14:prst="orthographicFront"/>
                  <w14:lightRig w14:rig="threePt" w14:dir="t">
                    <w14:rot w14:lat="0" w14:lon="0" w14:rev="0"/>
                  </w14:lightRig>
                </w14:scene3d>
              </w:rPr>
              <w:t>4.1.</w:t>
            </w:r>
            <w:r>
              <w:rPr>
                <w:rFonts w:asciiTheme="minorHAnsi" w:hAnsiTheme="minorHAnsi"/>
                <w:smallCaps w:val="0"/>
                <w:sz w:val="22"/>
                <w:szCs w:val="22"/>
                <w:lang w:val="en-US"/>
              </w:rPr>
              <w:tab/>
            </w:r>
            <w:r w:rsidRPr="00B01044">
              <w:rPr>
                <w:rStyle w:val="Hyperlink"/>
              </w:rPr>
              <w:t>Annex 1: Template for IMS function descriptions and staff qualifications</w:t>
            </w:r>
            <w:r>
              <w:rPr>
                <w:webHidden/>
              </w:rPr>
              <w:tab/>
            </w:r>
            <w:r>
              <w:rPr>
                <w:webHidden/>
              </w:rPr>
              <w:fldChar w:fldCharType="begin"/>
            </w:r>
            <w:r>
              <w:rPr>
                <w:webHidden/>
              </w:rPr>
              <w:instrText xml:space="preserve"> PAGEREF _Toc49348927 \h </w:instrText>
            </w:r>
            <w:r>
              <w:rPr>
                <w:webHidden/>
              </w:rPr>
            </w:r>
            <w:r>
              <w:rPr>
                <w:webHidden/>
              </w:rPr>
              <w:fldChar w:fldCharType="separate"/>
            </w:r>
            <w:r>
              <w:rPr>
                <w:webHidden/>
              </w:rPr>
              <w:t>19</w:t>
            </w:r>
            <w:r>
              <w:rPr>
                <w:webHidden/>
              </w:rPr>
              <w:fldChar w:fldCharType="end"/>
            </w:r>
          </w:hyperlink>
        </w:p>
        <w:p w14:paraId="7A341BE4" w14:textId="74A55925" w:rsidR="00382EFE" w:rsidRDefault="00382EFE">
          <w:pPr>
            <w:pStyle w:val="TOC2"/>
            <w:tabs>
              <w:tab w:val="left" w:pos="960"/>
            </w:tabs>
            <w:rPr>
              <w:rFonts w:asciiTheme="minorHAnsi" w:hAnsiTheme="minorHAnsi"/>
              <w:smallCaps w:val="0"/>
              <w:sz w:val="22"/>
              <w:szCs w:val="22"/>
              <w:lang w:val="en-US"/>
            </w:rPr>
          </w:pPr>
          <w:hyperlink w:anchor="_Toc49348928" w:history="1">
            <w:r w:rsidRPr="00B01044">
              <w:rPr>
                <w:rStyle w:val="Hyperlink"/>
                <w14:scene3d>
                  <w14:camera w14:prst="orthographicFront"/>
                  <w14:lightRig w14:rig="threePt" w14:dir="t">
                    <w14:rot w14:lat="0" w14:lon="0" w14:rev="0"/>
                  </w14:lightRig>
                </w14:scene3d>
              </w:rPr>
              <w:t>4.2.</w:t>
            </w:r>
            <w:r>
              <w:rPr>
                <w:rFonts w:asciiTheme="minorHAnsi" w:hAnsiTheme="minorHAnsi"/>
                <w:smallCaps w:val="0"/>
                <w:sz w:val="22"/>
                <w:szCs w:val="22"/>
                <w:lang w:val="en-US"/>
              </w:rPr>
              <w:tab/>
            </w:r>
            <w:r w:rsidRPr="00B01044">
              <w:rPr>
                <w:rStyle w:val="Hyperlink"/>
              </w:rPr>
              <w:t>Annex 2: Producers List Template</w:t>
            </w:r>
            <w:r>
              <w:rPr>
                <w:webHidden/>
              </w:rPr>
              <w:tab/>
            </w:r>
            <w:r>
              <w:rPr>
                <w:webHidden/>
              </w:rPr>
              <w:fldChar w:fldCharType="begin"/>
            </w:r>
            <w:r>
              <w:rPr>
                <w:webHidden/>
              </w:rPr>
              <w:instrText xml:space="preserve"> PAGEREF _Toc49348928 \h </w:instrText>
            </w:r>
            <w:r>
              <w:rPr>
                <w:webHidden/>
              </w:rPr>
            </w:r>
            <w:r>
              <w:rPr>
                <w:webHidden/>
              </w:rPr>
              <w:fldChar w:fldCharType="separate"/>
            </w:r>
            <w:r>
              <w:rPr>
                <w:webHidden/>
              </w:rPr>
              <w:t>21</w:t>
            </w:r>
            <w:r>
              <w:rPr>
                <w:webHidden/>
              </w:rPr>
              <w:fldChar w:fldCharType="end"/>
            </w:r>
          </w:hyperlink>
        </w:p>
        <w:p w14:paraId="3C1EE93F" w14:textId="26ED790F" w:rsidR="00382EFE" w:rsidRDefault="00382EFE">
          <w:pPr>
            <w:pStyle w:val="TOC2"/>
            <w:tabs>
              <w:tab w:val="left" w:pos="960"/>
            </w:tabs>
            <w:rPr>
              <w:rFonts w:asciiTheme="minorHAnsi" w:hAnsiTheme="minorHAnsi"/>
              <w:smallCaps w:val="0"/>
              <w:sz w:val="22"/>
              <w:szCs w:val="22"/>
              <w:lang w:val="en-US"/>
            </w:rPr>
          </w:pPr>
          <w:hyperlink w:anchor="_Toc49348929" w:history="1">
            <w:r w:rsidRPr="00B01044">
              <w:rPr>
                <w:rStyle w:val="Hyperlink"/>
                <w14:scene3d>
                  <w14:camera w14:prst="orthographicFront"/>
                  <w14:lightRig w14:rig="threePt" w14:dir="t">
                    <w14:rot w14:lat="0" w14:lon="0" w14:rev="0"/>
                  </w14:lightRig>
                </w14:scene3d>
              </w:rPr>
              <w:t>4.3.</w:t>
            </w:r>
            <w:r>
              <w:rPr>
                <w:rFonts w:asciiTheme="minorHAnsi" w:hAnsiTheme="minorHAnsi"/>
                <w:smallCaps w:val="0"/>
                <w:sz w:val="22"/>
                <w:szCs w:val="22"/>
                <w:lang w:val="en-US"/>
              </w:rPr>
              <w:tab/>
            </w:r>
            <w:r w:rsidRPr="00B01044">
              <w:rPr>
                <w:rStyle w:val="Hyperlink"/>
              </w:rPr>
              <w:t>Annex 3: No Conflict of Interest Declaration</w:t>
            </w:r>
            <w:r>
              <w:rPr>
                <w:webHidden/>
              </w:rPr>
              <w:tab/>
            </w:r>
            <w:r>
              <w:rPr>
                <w:webHidden/>
              </w:rPr>
              <w:fldChar w:fldCharType="begin"/>
            </w:r>
            <w:r>
              <w:rPr>
                <w:webHidden/>
              </w:rPr>
              <w:instrText xml:space="preserve"> PAGEREF _Toc49348929 \h </w:instrText>
            </w:r>
            <w:r>
              <w:rPr>
                <w:webHidden/>
              </w:rPr>
            </w:r>
            <w:r>
              <w:rPr>
                <w:webHidden/>
              </w:rPr>
              <w:fldChar w:fldCharType="separate"/>
            </w:r>
            <w:r>
              <w:rPr>
                <w:webHidden/>
              </w:rPr>
              <w:t>22</w:t>
            </w:r>
            <w:r>
              <w:rPr>
                <w:webHidden/>
              </w:rPr>
              <w:fldChar w:fldCharType="end"/>
            </w:r>
          </w:hyperlink>
        </w:p>
        <w:p w14:paraId="08E6F3A0" w14:textId="1E84D2F6" w:rsidR="00382EFE" w:rsidRDefault="00382EFE">
          <w:pPr>
            <w:pStyle w:val="TOC2"/>
            <w:tabs>
              <w:tab w:val="left" w:pos="960"/>
            </w:tabs>
            <w:rPr>
              <w:rFonts w:asciiTheme="minorHAnsi" w:hAnsiTheme="minorHAnsi"/>
              <w:smallCaps w:val="0"/>
              <w:sz w:val="22"/>
              <w:szCs w:val="22"/>
              <w:lang w:val="en-US"/>
            </w:rPr>
          </w:pPr>
          <w:hyperlink w:anchor="_Toc49348930" w:history="1">
            <w:r w:rsidRPr="00B01044">
              <w:rPr>
                <w:rStyle w:val="Hyperlink"/>
                <w14:scene3d>
                  <w14:camera w14:prst="orthographicFront"/>
                  <w14:lightRig w14:rig="threePt" w14:dir="t">
                    <w14:rot w14:lat="0" w14:lon="0" w14:rev="0"/>
                  </w14:lightRig>
                </w14:scene3d>
              </w:rPr>
              <w:t>4.4.</w:t>
            </w:r>
            <w:r>
              <w:rPr>
                <w:rFonts w:asciiTheme="minorHAnsi" w:hAnsiTheme="minorHAnsi"/>
                <w:smallCaps w:val="0"/>
                <w:sz w:val="22"/>
                <w:szCs w:val="22"/>
                <w:lang w:val="en-US"/>
              </w:rPr>
              <w:tab/>
            </w:r>
            <w:r w:rsidRPr="00B01044">
              <w:rPr>
                <w:rStyle w:val="Hyperlink"/>
              </w:rPr>
              <w:t>Annex 4: Grievance Mechanism</w:t>
            </w:r>
            <w:r>
              <w:rPr>
                <w:webHidden/>
              </w:rPr>
              <w:tab/>
            </w:r>
            <w:r>
              <w:rPr>
                <w:webHidden/>
              </w:rPr>
              <w:fldChar w:fldCharType="begin"/>
            </w:r>
            <w:r>
              <w:rPr>
                <w:webHidden/>
              </w:rPr>
              <w:instrText xml:space="preserve"> PAGEREF _Toc49348930 \h </w:instrText>
            </w:r>
            <w:r>
              <w:rPr>
                <w:webHidden/>
              </w:rPr>
            </w:r>
            <w:r>
              <w:rPr>
                <w:webHidden/>
              </w:rPr>
              <w:fldChar w:fldCharType="separate"/>
            </w:r>
            <w:r>
              <w:rPr>
                <w:webHidden/>
              </w:rPr>
              <w:t>23</w:t>
            </w:r>
            <w:r>
              <w:rPr>
                <w:webHidden/>
              </w:rPr>
              <w:fldChar w:fldCharType="end"/>
            </w:r>
          </w:hyperlink>
        </w:p>
        <w:p w14:paraId="1F1CFD85" w14:textId="0B959183" w:rsidR="00382EFE" w:rsidRDefault="00382EFE">
          <w:pPr>
            <w:pStyle w:val="TOC2"/>
            <w:tabs>
              <w:tab w:val="left" w:pos="960"/>
            </w:tabs>
            <w:rPr>
              <w:rFonts w:asciiTheme="minorHAnsi" w:hAnsiTheme="minorHAnsi"/>
              <w:smallCaps w:val="0"/>
              <w:sz w:val="22"/>
              <w:szCs w:val="22"/>
              <w:lang w:val="en-US"/>
            </w:rPr>
          </w:pPr>
          <w:hyperlink w:anchor="_Toc49348931" w:history="1">
            <w:r w:rsidRPr="00B01044">
              <w:rPr>
                <w:rStyle w:val="Hyperlink"/>
                <w14:scene3d>
                  <w14:camera w14:prst="orthographicFront"/>
                  <w14:lightRig w14:rig="threePt" w14:dir="t">
                    <w14:rot w14:lat="0" w14:lon="0" w14:rev="0"/>
                  </w14:lightRig>
                </w14:scene3d>
              </w:rPr>
              <w:t>4.5.</w:t>
            </w:r>
            <w:r>
              <w:rPr>
                <w:rFonts w:asciiTheme="minorHAnsi" w:hAnsiTheme="minorHAnsi"/>
                <w:smallCaps w:val="0"/>
                <w:sz w:val="22"/>
                <w:szCs w:val="22"/>
                <w:lang w:val="en-US"/>
              </w:rPr>
              <w:tab/>
            </w:r>
            <w:r w:rsidRPr="00B01044">
              <w:rPr>
                <w:rStyle w:val="Hyperlink"/>
              </w:rPr>
              <w:t>Annex 5: Training Records</w:t>
            </w:r>
            <w:r>
              <w:rPr>
                <w:webHidden/>
              </w:rPr>
              <w:tab/>
            </w:r>
            <w:r>
              <w:rPr>
                <w:webHidden/>
              </w:rPr>
              <w:fldChar w:fldCharType="begin"/>
            </w:r>
            <w:r>
              <w:rPr>
                <w:webHidden/>
              </w:rPr>
              <w:instrText xml:space="preserve"> PAGEREF _Toc49348931 \h </w:instrText>
            </w:r>
            <w:r>
              <w:rPr>
                <w:webHidden/>
              </w:rPr>
            </w:r>
            <w:r>
              <w:rPr>
                <w:webHidden/>
              </w:rPr>
              <w:fldChar w:fldCharType="separate"/>
            </w:r>
            <w:r>
              <w:rPr>
                <w:webHidden/>
              </w:rPr>
              <w:t>24</w:t>
            </w:r>
            <w:r>
              <w:rPr>
                <w:webHidden/>
              </w:rPr>
              <w:fldChar w:fldCharType="end"/>
            </w:r>
          </w:hyperlink>
        </w:p>
        <w:p w14:paraId="36369A3A" w14:textId="2BC826A0" w:rsidR="00382EFE" w:rsidRDefault="00382EFE">
          <w:pPr>
            <w:pStyle w:val="TOC2"/>
            <w:tabs>
              <w:tab w:val="left" w:pos="960"/>
            </w:tabs>
            <w:rPr>
              <w:rFonts w:asciiTheme="minorHAnsi" w:hAnsiTheme="minorHAnsi"/>
              <w:smallCaps w:val="0"/>
              <w:sz w:val="22"/>
              <w:szCs w:val="22"/>
              <w:lang w:val="en-US"/>
            </w:rPr>
          </w:pPr>
          <w:hyperlink w:anchor="_Toc49348932" w:history="1">
            <w:r w:rsidRPr="00B01044">
              <w:rPr>
                <w:rStyle w:val="Hyperlink"/>
                <w14:scene3d>
                  <w14:camera w14:prst="orthographicFront"/>
                  <w14:lightRig w14:rig="threePt" w14:dir="t">
                    <w14:rot w14:lat="0" w14:lon="0" w14:rev="0"/>
                  </w14:lightRig>
                </w14:scene3d>
              </w:rPr>
              <w:t>4.7.</w:t>
            </w:r>
            <w:r>
              <w:rPr>
                <w:rFonts w:asciiTheme="minorHAnsi" w:hAnsiTheme="minorHAnsi"/>
                <w:smallCaps w:val="0"/>
                <w:sz w:val="22"/>
                <w:szCs w:val="22"/>
                <w:lang w:val="en-US"/>
              </w:rPr>
              <w:tab/>
            </w:r>
            <w:r w:rsidRPr="00B01044">
              <w:rPr>
                <w:rStyle w:val="Hyperlink"/>
              </w:rPr>
              <w:t>Annex 6: Internal Inspection Plan</w:t>
            </w:r>
            <w:r>
              <w:rPr>
                <w:webHidden/>
              </w:rPr>
              <w:tab/>
            </w:r>
            <w:r>
              <w:rPr>
                <w:webHidden/>
              </w:rPr>
              <w:fldChar w:fldCharType="begin"/>
            </w:r>
            <w:r>
              <w:rPr>
                <w:webHidden/>
              </w:rPr>
              <w:instrText xml:space="preserve"> PAGEREF _Toc49348932 \h </w:instrText>
            </w:r>
            <w:r>
              <w:rPr>
                <w:webHidden/>
              </w:rPr>
            </w:r>
            <w:r>
              <w:rPr>
                <w:webHidden/>
              </w:rPr>
              <w:fldChar w:fldCharType="separate"/>
            </w:r>
            <w:r>
              <w:rPr>
                <w:webHidden/>
              </w:rPr>
              <w:t>25</w:t>
            </w:r>
            <w:r>
              <w:rPr>
                <w:webHidden/>
              </w:rPr>
              <w:fldChar w:fldCharType="end"/>
            </w:r>
          </w:hyperlink>
        </w:p>
        <w:p w14:paraId="31898939" w14:textId="67C784C6" w:rsidR="003D0848" w:rsidRPr="00300CE9" w:rsidRDefault="003D0848">
          <w:pPr>
            <w:rPr>
              <w:rFonts w:asciiTheme="majorHAnsi" w:hAnsiTheme="majorHAnsi" w:cstheme="majorHAnsi"/>
              <w:sz w:val="20"/>
              <w:szCs w:val="20"/>
            </w:rPr>
          </w:pPr>
          <w:r w:rsidRPr="00300CE9">
            <w:rPr>
              <w:rFonts w:asciiTheme="majorHAnsi" w:hAnsiTheme="majorHAnsi" w:cstheme="majorHAnsi"/>
              <w:b/>
              <w:bCs/>
              <w:noProof/>
              <w:sz w:val="20"/>
              <w:szCs w:val="20"/>
            </w:rPr>
            <w:fldChar w:fldCharType="end"/>
          </w:r>
        </w:p>
      </w:sdtContent>
    </w:sdt>
    <w:p w14:paraId="17B55017" w14:textId="77777777" w:rsidR="000A056A" w:rsidRPr="00300CE9" w:rsidRDefault="000A056A">
      <w:pPr>
        <w:rPr>
          <w:rFonts w:asciiTheme="majorHAnsi" w:eastAsiaTheme="majorEastAsia" w:hAnsiTheme="majorHAnsi" w:cstheme="majorHAnsi"/>
          <w:b/>
          <w:bCs/>
          <w:color w:val="00B050"/>
          <w:sz w:val="44"/>
          <w:szCs w:val="44"/>
        </w:rPr>
      </w:pPr>
      <w:bookmarkStart w:id="1" w:name="_Hlk42539133"/>
      <w:r w:rsidRPr="00300CE9">
        <w:rPr>
          <w:rFonts w:asciiTheme="majorHAnsi" w:hAnsiTheme="majorHAnsi" w:cstheme="majorHAnsi"/>
          <w:color w:val="00B050"/>
          <w:sz w:val="44"/>
          <w:szCs w:val="44"/>
        </w:rPr>
        <w:br w:type="page"/>
      </w:r>
    </w:p>
    <w:p w14:paraId="08D92262" w14:textId="795AF5CA" w:rsidR="00B76A28" w:rsidRPr="00300CE9" w:rsidRDefault="00B76A28" w:rsidP="00300CE9">
      <w:pPr>
        <w:pStyle w:val="Heading1"/>
        <w:numPr>
          <w:ilvl w:val="0"/>
          <w:numId w:val="0"/>
        </w:numPr>
      </w:pPr>
      <w:bookmarkStart w:id="2" w:name="_Toc43028301"/>
      <w:bookmarkStart w:id="3" w:name="_Toc49348889"/>
      <w:r w:rsidRPr="00300CE9">
        <w:lastRenderedPageBreak/>
        <w:t>Glossary /Definition</w:t>
      </w:r>
      <w:bookmarkEnd w:id="2"/>
      <w:r w:rsidR="00265055" w:rsidRPr="00300CE9">
        <w:t>s</w:t>
      </w:r>
      <w:bookmarkEnd w:id="3"/>
    </w:p>
    <w:p w14:paraId="6454D989" w14:textId="77777777" w:rsidR="00207F33" w:rsidRPr="00300CE9" w:rsidRDefault="00207F33" w:rsidP="00B76A28">
      <w:pPr>
        <w:jc w:val="both"/>
        <w:rPr>
          <w:rFonts w:asciiTheme="majorHAnsi" w:eastAsia="Arial" w:hAnsiTheme="majorHAnsi" w:cstheme="majorHAnsi"/>
          <w:b/>
          <w:lang w:val="en-US" w:eastAsia="en-GB"/>
        </w:rPr>
      </w:pPr>
    </w:p>
    <w:p w14:paraId="76031033" w14:textId="11FC987E" w:rsidR="00207F33" w:rsidRPr="00300CE9" w:rsidRDefault="00207F33" w:rsidP="00207F33">
      <w:pPr>
        <w:jc w:val="both"/>
        <w:rPr>
          <w:rFonts w:asciiTheme="majorHAnsi" w:eastAsia="Arial" w:hAnsiTheme="majorHAnsi" w:cstheme="majorHAnsi"/>
          <w:b/>
          <w:lang w:val="en-US" w:eastAsia="en-GB"/>
        </w:rPr>
      </w:pPr>
      <w:r w:rsidRPr="00300CE9">
        <w:rPr>
          <w:rFonts w:asciiTheme="majorHAnsi" w:eastAsia="Arial" w:hAnsiTheme="majorHAnsi" w:cstheme="majorHAnsi"/>
          <w:b/>
          <w:lang w:val="en-US" w:eastAsia="en-GB"/>
        </w:rPr>
        <w:t xml:space="preserve">Actors: </w:t>
      </w:r>
      <w:del w:id="4" w:author="Khananusit, Sarida GIZ TH" w:date="2020-08-26T12:06:00Z">
        <w:r w:rsidRPr="00300CE9" w:rsidDel="0065528C">
          <w:rPr>
            <w:rFonts w:asciiTheme="majorHAnsi" w:hAnsiTheme="majorHAnsi" w:cstheme="majorHAnsi"/>
            <w:sz w:val="22"/>
            <w:szCs w:val="22"/>
          </w:rPr>
          <w:delText xml:space="preserve">all </w:delText>
        </w:r>
      </w:del>
      <w:ins w:id="5" w:author="Khananusit, Sarida GIZ TH" w:date="2020-08-26T12:06:00Z">
        <w:r w:rsidR="0065528C" w:rsidRPr="00300CE9">
          <w:rPr>
            <w:rFonts w:asciiTheme="majorHAnsi" w:hAnsiTheme="majorHAnsi" w:cstheme="majorHAnsi"/>
            <w:sz w:val="22"/>
            <w:szCs w:val="22"/>
          </w:rPr>
          <w:t xml:space="preserve">All </w:t>
        </w:r>
      </w:ins>
      <w:r w:rsidRPr="00300CE9">
        <w:rPr>
          <w:rFonts w:asciiTheme="majorHAnsi" w:hAnsiTheme="majorHAnsi" w:cstheme="majorHAnsi"/>
          <w:sz w:val="22"/>
          <w:szCs w:val="22"/>
        </w:rPr>
        <w:t>parties participating in the SRP Assurance Scheme v 1.3.</w:t>
      </w:r>
    </w:p>
    <w:p w14:paraId="6E916930" w14:textId="77777777" w:rsidR="00207F33" w:rsidRPr="00300CE9" w:rsidRDefault="00207F33" w:rsidP="00207F33">
      <w:pPr>
        <w:jc w:val="both"/>
        <w:rPr>
          <w:rFonts w:asciiTheme="majorHAnsi" w:eastAsia="Arial" w:hAnsiTheme="majorHAnsi" w:cstheme="majorHAnsi"/>
          <w:b/>
          <w:lang w:val="en-US" w:eastAsia="en-GB"/>
        </w:rPr>
      </w:pPr>
    </w:p>
    <w:p w14:paraId="5B7D4F98" w14:textId="28D16694" w:rsidR="00207F33" w:rsidRPr="00300CE9" w:rsidRDefault="00207F33" w:rsidP="00207F33">
      <w:pPr>
        <w:jc w:val="both"/>
        <w:rPr>
          <w:rFonts w:asciiTheme="majorHAnsi" w:hAnsiTheme="majorHAnsi" w:cstheme="majorHAnsi"/>
          <w:sz w:val="22"/>
          <w:szCs w:val="22"/>
        </w:rPr>
      </w:pPr>
      <w:r w:rsidRPr="00300CE9">
        <w:rPr>
          <w:rFonts w:asciiTheme="majorHAnsi" w:eastAsia="Arial" w:hAnsiTheme="majorHAnsi" w:cstheme="majorHAnsi"/>
          <w:b/>
          <w:lang w:val="en-US" w:eastAsia="en-GB"/>
        </w:rPr>
        <w:t xml:space="preserve">Assurance Service Provider (ASP): </w:t>
      </w:r>
      <w:r w:rsidRPr="00300CE9">
        <w:rPr>
          <w:rFonts w:asciiTheme="majorHAnsi" w:hAnsiTheme="majorHAnsi" w:cstheme="majorHAnsi"/>
          <w:sz w:val="22"/>
          <w:szCs w:val="22"/>
        </w:rPr>
        <w:t>GLOBALG.A.P.</w:t>
      </w:r>
      <w:ins w:id="6" w:author="Khananusit, Sarida GIZ TH" w:date="2020-08-26T12:07:00Z">
        <w:r w:rsidR="0065528C" w:rsidRPr="00300CE9">
          <w:rPr>
            <w:rFonts w:asciiTheme="majorHAnsi" w:hAnsiTheme="majorHAnsi" w:cstheme="majorHAnsi"/>
            <w:sz w:val="22"/>
            <w:szCs w:val="22"/>
          </w:rPr>
          <w:t>,</w:t>
        </w:r>
      </w:ins>
      <w:r w:rsidRPr="00300CE9">
        <w:rPr>
          <w:rFonts w:asciiTheme="majorHAnsi" w:hAnsiTheme="majorHAnsi" w:cstheme="majorHAnsi"/>
          <w:sz w:val="22"/>
          <w:szCs w:val="22"/>
        </w:rPr>
        <w:t xml:space="preserve"> </w:t>
      </w:r>
      <w:ins w:id="7" w:author="Khananusit, Sarida GIZ TH" w:date="2020-08-26T12:07:00Z">
        <w:r w:rsidR="0065528C" w:rsidRPr="00300CE9">
          <w:rPr>
            <w:rFonts w:asciiTheme="majorHAnsi" w:hAnsiTheme="majorHAnsi" w:cstheme="majorHAnsi"/>
            <w:sz w:val="22"/>
            <w:szCs w:val="22"/>
          </w:rPr>
          <w:t>a</w:t>
        </w:r>
      </w:ins>
      <w:del w:id="8" w:author="Khananusit, Sarida GIZ TH" w:date="2020-08-26T12:07:00Z">
        <w:r w:rsidRPr="00300CE9" w:rsidDel="0065528C">
          <w:rPr>
            <w:rFonts w:asciiTheme="majorHAnsi" w:hAnsiTheme="majorHAnsi" w:cstheme="majorHAnsi"/>
            <w:sz w:val="22"/>
            <w:szCs w:val="22"/>
          </w:rPr>
          <w:delText>A</w:delText>
        </w:r>
      </w:del>
      <w:r w:rsidRPr="00300CE9">
        <w:rPr>
          <w:rFonts w:asciiTheme="majorHAnsi" w:hAnsiTheme="majorHAnsi" w:cstheme="majorHAnsi"/>
          <w:sz w:val="22"/>
          <w:szCs w:val="22"/>
        </w:rPr>
        <w:t>n entity mandated by the SRP to provide assurance-related services on its behalf.</w:t>
      </w:r>
    </w:p>
    <w:p w14:paraId="71636F7B" w14:textId="77777777" w:rsidR="00207F33" w:rsidRPr="00300CE9" w:rsidRDefault="00207F33" w:rsidP="00207F33">
      <w:pPr>
        <w:jc w:val="both"/>
        <w:rPr>
          <w:rFonts w:asciiTheme="majorHAnsi" w:hAnsiTheme="majorHAnsi" w:cstheme="majorHAnsi"/>
          <w:sz w:val="22"/>
          <w:szCs w:val="22"/>
        </w:rPr>
      </w:pPr>
    </w:p>
    <w:p w14:paraId="0EB8A5CB" w14:textId="68183811" w:rsidR="00207F33" w:rsidRPr="00300CE9" w:rsidRDefault="00207F33" w:rsidP="00207F33">
      <w:pPr>
        <w:jc w:val="both"/>
        <w:rPr>
          <w:rFonts w:asciiTheme="majorHAnsi" w:hAnsiTheme="majorHAnsi" w:cstheme="majorHAnsi"/>
          <w:sz w:val="22"/>
          <w:szCs w:val="22"/>
        </w:rPr>
      </w:pPr>
      <w:r w:rsidRPr="00300CE9">
        <w:rPr>
          <w:rFonts w:asciiTheme="majorHAnsi" w:eastAsia="Arial" w:hAnsiTheme="majorHAnsi" w:cstheme="majorHAnsi"/>
          <w:b/>
          <w:lang w:val="en-US" w:eastAsia="en-GB"/>
        </w:rPr>
        <w:t>Auditor:</w:t>
      </w:r>
      <w:r w:rsidRPr="00300CE9">
        <w:rPr>
          <w:rFonts w:asciiTheme="majorHAnsi" w:hAnsiTheme="majorHAnsi" w:cstheme="majorHAnsi"/>
          <w:sz w:val="22"/>
          <w:szCs w:val="22"/>
        </w:rPr>
        <w:t xml:space="preserve"> </w:t>
      </w:r>
      <w:del w:id="9" w:author="Khananusit, Sarida GIZ TH" w:date="2020-08-26T12:07:00Z">
        <w:r w:rsidRPr="00300CE9" w:rsidDel="0065528C">
          <w:rPr>
            <w:rFonts w:asciiTheme="majorHAnsi" w:hAnsiTheme="majorHAnsi" w:cstheme="majorHAnsi"/>
            <w:sz w:val="22"/>
            <w:szCs w:val="22"/>
          </w:rPr>
          <w:delText xml:space="preserve">person </w:delText>
        </w:r>
      </w:del>
      <w:ins w:id="10" w:author="Khananusit, Sarida GIZ TH" w:date="2020-08-26T12:07:00Z">
        <w:r w:rsidR="0065528C" w:rsidRPr="00300CE9">
          <w:rPr>
            <w:rFonts w:asciiTheme="majorHAnsi" w:hAnsiTheme="majorHAnsi" w:cstheme="majorHAnsi"/>
            <w:sz w:val="22"/>
            <w:szCs w:val="22"/>
          </w:rPr>
          <w:t xml:space="preserve">Person </w:t>
        </w:r>
      </w:ins>
      <w:r w:rsidRPr="00300CE9">
        <w:rPr>
          <w:rFonts w:asciiTheme="majorHAnsi" w:hAnsiTheme="majorHAnsi" w:cstheme="majorHAnsi"/>
          <w:sz w:val="22"/>
          <w:szCs w:val="22"/>
        </w:rPr>
        <w:t>who performs the IMS audit and/or review</w:t>
      </w:r>
      <w:ins w:id="11" w:author="Khananusit, Sarida GIZ TH" w:date="2020-08-26T12:07:00Z">
        <w:r w:rsidR="0065528C" w:rsidRPr="00300CE9">
          <w:rPr>
            <w:rFonts w:asciiTheme="majorHAnsi" w:hAnsiTheme="majorHAnsi" w:cstheme="majorHAnsi"/>
            <w:sz w:val="22"/>
            <w:szCs w:val="22"/>
          </w:rPr>
          <w:t>s</w:t>
        </w:r>
      </w:ins>
      <w:r w:rsidRPr="00300CE9">
        <w:rPr>
          <w:rFonts w:asciiTheme="majorHAnsi" w:hAnsiTheme="majorHAnsi" w:cstheme="majorHAnsi"/>
          <w:sz w:val="22"/>
          <w:szCs w:val="22"/>
        </w:rPr>
        <w:t xml:space="preserve"> audit reports.</w:t>
      </w:r>
    </w:p>
    <w:p w14:paraId="5CBD03A2" w14:textId="77777777" w:rsidR="00207F33" w:rsidRPr="00300CE9" w:rsidRDefault="00207F33" w:rsidP="00207F33">
      <w:pPr>
        <w:jc w:val="both"/>
        <w:rPr>
          <w:rFonts w:asciiTheme="majorHAnsi" w:hAnsiTheme="majorHAnsi" w:cstheme="majorHAnsi"/>
          <w:sz w:val="22"/>
          <w:szCs w:val="22"/>
        </w:rPr>
      </w:pPr>
    </w:p>
    <w:p w14:paraId="5A41421B" w14:textId="77777777" w:rsidR="00207F33" w:rsidRPr="00300CE9" w:rsidRDefault="00207F33" w:rsidP="00207F33">
      <w:pPr>
        <w:jc w:val="both"/>
        <w:rPr>
          <w:rFonts w:asciiTheme="majorHAnsi" w:eastAsia="Arial" w:hAnsiTheme="majorHAnsi" w:cstheme="majorHAnsi"/>
          <w:b/>
          <w:lang w:val="en-US" w:eastAsia="en-GB"/>
        </w:rPr>
      </w:pPr>
      <w:r w:rsidRPr="00300CE9">
        <w:rPr>
          <w:rFonts w:asciiTheme="majorHAnsi" w:eastAsia="Arial" w:hAnsiTheme="majorHAnsi" w:cstheme="majorHAnsi"/>
          <w:b/>
          <w:lang w:val="en-US" w:eastAsia="en-GB"/>
        </w:rPr>
        <w:t xml:space="preserve">Continuous improvement: </w:t>
      </w:r>
      <w:r w:rsidRPr="00300CE9">
        <w:rPr>
          <w:rFonts w:asciiTheme="majorHAnsi" w:hAnsiTheme="majorHAnsi" w:cstheme="majorHAnsi"/>
          <w:sz w:val="22"/>
          <w:szCs w:val="22"/>
        </w:rPr>
        <w:t xml:space="preserve">A series of incremental, documented improvements in the producer group’s operations. Among areas that </w:t>
      </w:r>
      <w:del w:id="12" w:author="Khananusit, Sarida GIZ TH" w:date="2020-08-26T12:07:00Z">
        <w:r w:rsidRPr="00300CE9" w:rsidDel="0065528C">
          <w:rPr>
            <w:rFonts w:asciiTheme="majorHAnsi" w:hAnsiTheme="majorHAnsi" w:cstheme="majorHAnsi"/>
            <w:sz w:val="22"/>
            <w:szCs w:val="22"/>
          </w:rPr>
          <w:delText xml:space="preserve"> </w:delText>
        </w:r>
      </w:del>
      <w:r w:rsidRPr="00300CE9">
        <w:rPr>
          <w:rFonts w:asciiTheme="majorHAnsi" w:hAnsiTheme="majorHAnsi" w:cstheme="majorHAnsi"/>
          <w:sz w:val="22"/>
          <w:szCs w:val="22"/>
        </w:rPr>
        <w:t xml:space="preserve">contribute to continuous improvement plans are risk assessment; internal and external findings; complaints and appeals records; review or market requirements. </w:t>
      </w:r>
    </w:p>
    <w:p w14:paraId="1491E100" w14:textId="77777777" w:rsidR="00207F33" w:rsidRPr="00300CE9" w:rsidRDefault="00207F33" w:rsidP="00207F33">
      <w:pPr>
        <w:jc w:val="both"/>
        <w:rPr>
          <w:rFonts w:asciiTheme="majorHAnsi" w:eastAsia="Arial" w:hAnsiTheme="majorHAnsi" w:cstheme="majorHAnsi"/>
          <w:b/>
          <w:lang w:val="en-US" w:eastAsia="en-GB"/>
        </w:rPr>
      </w:pPr>
    </w:p>
    <w:p w14:paraId="3B7172A6" w14:textId="2779D999" w:rsidR="00207F33" w:rsidRPr="00300CE9" w:rsidRDefault="00207F33" w:rsidP="00207F33">
      <w:pPr>
        <w:jc w:val="both"/>
        <w:rPr>
          <w:rFonts w:asciiTheme="majorHAnsi" w:hAnsiTheme="majorHAnsi" w:cstheme="majorHAnsi"/>
          <w:sz w:val="22"/>
          <w:szCs w:val="22"/>
        </w:rPr>
      </w:pPr>
      <w:r w:rsidRPr="00300CE9">
        <w:rPr>
          <w:rFonts w:asciiTheme="majorHAnsi" w:hAnsiTheme="majorHAnsi" w:cstheme="majorHAnsi"/>
          <w:b/>
          <w:bCs/>
          <w:sz w:val="22"/>
          <w:szCs w:val="22"/>
        </w:rPr>
        <w:t>External Inspection:</w:t>
      </w:r>
      <w:r w:rsidRPr="00300CE9">
        <w:rPr>
          <w:rFonts w:asciiTheme="majorHAnsi" w:hAnsiTheme="majorHAnsi" w:cstheme="majorHAnsi"/>
          <w:sz w:val="22"/>
          <w:szCs w:val="22"/>
        </w:rPr>
        <w:t xml:space="preserve"> Inspection by a second party for </w:t>
      </w:r>
      <w:ins w:id="13" w:author="Khananusit, Sarida GIZ TH" w:date="2020-08-26T12:07:00Z">
        <w:r w:rsidR="0065528C" w:rsidRPr="00300CE9">
          <w:rPr>
            <w:rFonts w:asciiTheme="majorHAnsi" w:hAnsiTheme="majorHAnsi" w:cstheme="majorHAnsi"/>
            <w:sz w:val="22"/>
            <w:szCs w:val="22"/>
          </w:rPr>
          <w:t xml:space="preserve">Assurance </w:t>
        </w:r>
      </w:ins>
      <w:r w:rsidRPr="00300CE9">
        <w:rPr>
          <w:rFonts w:asciiTheme="majorHAnsi" w:hAnsiTheme="majorHAnsi" w:cstheme="majorHAnsi"/>
          <w:sz w:val="22"/>
          <w:szCs w:val="22"/>
        </w:rPr>
        <w:t xml:space="preserve">Level 2 </w:t>
      </w:r>
      <w:del w:id="14" w:author="Khananusit, Sarida GIZ TH" w:date="2020-08-26T12:07:00Z">
        <w:r w:rsidRPr="00300CE9" w:rsidDel="0065528C">
          <w:rPr>
            <w:rFonts w:asciiTheme="majorHAnsi" w:hAnsiTheme="majorHAnsi" w:cstheme="majorHAnsi"/>
            <w:sz w:val="22"/>
            <w:szCs w:val="22"/>
          </w:rPr>
          <w:delText xml:space="preserve">assurance </w:delText>
        </w:r>
      </w:del>
      <w:r w:rsidRPr="00300CE9">
        <w:rPr>
          <w:rFonts w:asciiTheme="majorHAnsi" w:hAnsiTheme="majorHAnsi" w:cstheme="majorHAnsi"/>
          <w:sz w:val="22"/>
          <w:szCs w:val="22"/>
        </w:rPr>
        <w:t xml:space="preserve">or by a third party for </w:t>
      </w:r>
      <w:ins w:id="15" w:author="Khananusit, Sarida GIZ TH" w:date="2020-08-26T12:07:00Z">
        <w:r w:rsidR="0065528C" w:rsidRPr="00300CE9">
          <w:rPr>
            <w:rFonts w:asciiTheme="majorHAnsi" w:hAnsiTheme="majorHAnsi" w:cstheme="majorHAnsi"/>
            <w:sz w:val="22"/>
            <w:szCs w:val="22"/>
          </w:rPr>
          <w:t xml:space="preserve">Assurance </w:t>
        </w:r>
      </w:ins>
      <w:r w:rsidRPr="00300CE9">
        <w:rPr>
          <w:rFonts w:asciiTheme="majorHAnsi" w:hAnsiTheme="majorHAnsi" w:cstheme="majorHAnsi"/>
          <w:sz w:val="22"/>
          <w:szCs w:val="22"/>
        </w:rPr>
        <w:t>Level 3</w:t>
      </w:r>
      <w:del w:id="16" w:author="Khananusit, Sarida GIZ TH" w:date="2020-08-26T12:07:00Z">
        <w:r w:rsidRPr="00300CE9" w:rsidDel="0065528C">
          <w:rPr>
            <w:rFonts w:asciiTheme="majorHAnsi" w:hAnsiTheme="majorHAnsi" w:cstheme="majorHAnsi"/>
            <w:sz w:val="22"/>
            <w:szCs w:val="22"/>
          </w:rPr>
          <w:delText xml:space="preserve"> assurance</w:delText>
        </w:r>
      </w:del>
      <w:r w:rsidRPr="00300CE9">
        <w:rPr>
          <w:rFonts w:asciiTheme="majorHAnsi" w:hAnsiTheme="majorHAnsi" w:cstheme="majorHAnsi"/>
          <w:sz w:val="22"/>
          <w:szCs w:val="22"/>
        </w:rPr>
        <w:t>. The producer group must contract an SRP Approved Verification Body (VB) to plan and conduct the external inspection. The producer group and VB must agree on costs of the external inspection; individual producers in a group are not directly charged by the VB. A list of SRP-approved verification bodies is available at the GLOBALG.A.P. website.</w:t>
      </w:r>
    </w:p>
    <w:p w14:paraId="0A48263F" w14:textId="77777777" w:rsidR="00207F33" w:rsidRPr="00300CE9" w:rsidRDefault="00207F33" w:rsidP="00207F33">
      <w:pPr>
        <w:jc w:val="both"/>
        <w:rPr>
          <w:rFonts w:asciiTheme="majorHAnsi" w:eastAsia="Arial" w:hAnsiTheme="majorHAnsi" w:cstheme="majorHAnsi"/>
          <w:b/>
          <w:lang w:val="en-US" w:eastAsia="en-GB"/>
        </w:rPr>
      </w:pPr>
    </w:p>
    <w:p w14:paraId="0CEFED7F" w14:textId="77777777" w:rsidR="00207F33" w:rsidRPr="00300CE9" w:rsidRDefault="00207F33" w:rsidP="00207F33">
      <w:pPr>
        <w:jc w:val="both"/>
        <w:rPr>
          <w:rFonts w:asciiTheme="majorHAnsi" w:hAnsiTheme="majorHAnsi" w:cstheme="majorHAnsi"/>
          <w:sz w:val="22"/>
          <w:szCs w:val="22"/>
        </w:rPr>
      </w:pPr>
      <w:r w:rsidRPr="00300CE9">
        <w:rPr>
          <w:rFonts w:asciiTheme="majorHAnsi" w:eastAsia="Arial" w:hAnsiTheme="majorHAnsi" w:cstheme="majorHAnsi"/>
          <w:b/>
          <w:lang w:val="en-US" w:eastAsia="en-GB"/>
        </w:rPr>
        <w:t>Implementer:</w:t>
      </w:r>
      <w:r w:rsidRPr="00300CE9">
        <w:rPr>
          <w:rFonts w:asciiTheme="majorHAnsi" w:hAnsiTheme="majorHAnsi" w:cstheme="majorHAnsi"/>
          <w:sz w:val="22"/>
          <w:szCs w:val="22"/>
        </w:rPr>
        <w:t xml:space="preserve"> Supply chain actors (producers, producer groups, millers, processors, producer organizations and other organizations) who adopt and implement the SRP Standard and participate in the SRP Assurance Scheme. </w:t>
      </w:r>
    </w:p>
    <w:p w14:paraId="6B76D3DC" w14:textId="77777777" w:rsidR="00207F33" w:rsidRPr="00300CE9" w:rsidRDefault="00207F33" w:rsidP="00207F33">
      <w:pPr>
        <w:jc w:val="both"/>
        <w:rPr>
          <w:rFonts w:asciiTheme="majorHAnsi" w:hAnsiTheme="majorHAnsi" w:cstheme="majorHAnsi"/>
          <w:b/>
          <w:szCs w:val="22"/>
          <w:lang w:val="en-US"/>
        </w:rPr>
      </w:pPr>
    </w:p>
    <w:p w14:paraId="48AA9E00" w14:textId="77777777" w:rsidR="00207F33" w:rsidRPr="00300CE9" w:rsidRDefault="00207F33" w:rsidP="00207F33">
      <w:pPr>
        <w:shd w:val="clear" w:color="auto" w:fill="FFFFFF"/>
        <w:jc w:val="both"/>
        <w:rPr>
          <w:rFonts w:asciiTheme="majorHAnsi" w:hAnsiTheme="majorHAnsi" w:cstheme="majorHAnsi"/>
          <w:sz w:val="22"/>
          <w:szCs w:val="22"/>
        </w:rPr>
      </w:pPr>
      <w:r w:rsidRPr="00300CE9">
        <w:rPr>
          <w:rFonts w:asciiTheme="majorHAnsi" w:eastAsia="Arial" w:hAnsiTheme="majorHAnsi" w:cstheme="majorHAnsi"/>
          <w:b/>
          <w:lang w:val="en-US" w:eastAsia="en-GB"/>
        </w:rPr>
        <w:t xml:space="preserve">Individual producer: </w:t>
      </w:r>
      <w:r w:rsidRPr="00300CE9">
        <w:rPr>
          <w:rFonts w:asciiTheme="majorHAnsi" w:hAnsiTheme="majorHAnsi" w:cstheme="majorHAnsi"/>
          <w:sz w:val="22"/>
          <w:szCs w:val="22"/>
        </w:rPr>
        <w:t>Individual grower or single organization who may own several production sites that do not function as separate functional or legal entities.</w:t>
      </w:r>
    </w:p>
    <w:p w14:paraId="547C423C" w14:textId="77777777" w:rsidR="00207F33" w:rsidRPr="00300CE9" w:rsidRDefault="00207F33" w:rsidP="00207F33">
      <w:pPr>
        <w:shd w:val="clear" w:color="auto" w:fill="FFFFFF"/>
        <w:jc w:val="both"/>
        <w:rPr>
          <w:rFonts w:asciiTheme="majorHAnsi" w:hAnsiTheme="majorHAnsi" w:cstheme="majorHAnsi"/>
          <w:sz w:val="22"/>
          <w:szCs w:val="22"/>
        </w:rPr>
      </w:pPr>
    </w:p>
    <w:p w14:paraId="3E05E8A4" w14:textId="77777777" w:rsidR="00207F33" w:rsidRPr="00300CE9" w:rsidRDefault="00207F33" w:rsidP="00207F33">
      <w:pPr>
        <w:shd w:val="clear" w:color="auto" w:fill="FFFFFF"/>
        <w:jc w:val="both"/>
        <w:rPr>
          <w:rFonts w:asciiTheme="majorHAnsi" w:eastAsia="Arial" w:hAnsiTheme="majorHAnsi" w:cstheme="majorHAnsi"/>
          <w:b/>
          <w:lang w:val="en-US" w:eastAsia="en-GB"/>
        </w:rPr>
      </w:pPr>
      <w:r w:rsidRPr="00300CE9">
        <w:rPr>
          <w:rFonts w:asciiTheme="majorHAnsi" w:eastAsia="Arial" w:hAnsiTheme="majorHAnsi" w:cstheme="majorHAnsi"/>
          <w:b/>
          <w:lang w:val="en-US" w:eastAsia="en-GB"/>
        </w:rPr>
        <w:t xml:space="preserve">Inspector: </w:t>
      </w:r>
      <w:r w:rsidRPr="00300CE9">
        <w:rPr>
          <w:rFonts w:asciiTheme="majorHAnsi" w:hAnsiTheme="majorHAnsi" w:cstheme="majorHAnsi"/>
          <w:sz w:val="22"/>
          <w:szCs w:val="22"/>
        </w:rPr>
        <w:t>Person performing the inspection/audit, who is only allowed to undertake field verification to producers.</w:t>
      </w:r>
    </w:p>
    <w:p w14:paraId="03BAA430" w14:textId="77777777" w:rsidR="00207F33" w:rsidRPr="00300CE9" w:rsidRDefault="00207F33" w:rsidP="00207F33">
      <w:pPr>
        <w:shd w:val="clear" w:color="auto" w:fill="FFFFFF"/>
        <w:jc w:val="both"/>
        <w:rPr>
          <w:rFonts w:asciiTheme="majorHAnsi" w:eastAsia="Arial" w:hAnsiTheme="majorHAnsi" w:cstheme="majorHAnsi"/>
          <w:b/>
          <w:lang w:val="en-US" w:eastAsia="en-GB"/>
        </w:rPr>
      </w:pPr>
    </w:p>
    <w:p w14:paraId="2A39794A" w14:textId="77777777" w:rsidR="00207F33" w:rsidRPr="00300CE9" w:rsidRDefault="00207F33" w:rsidP="00207F33">
      <w:pPr>
        <w:shd w:val="clear" w:color="auto" w:fill="FFFFFF"/>
        <w:jc w:val="both"/>
        <w:rPr>
          <w:rFonts w:asciiTheme="majorHAnsi" w:eastAsia="Arial" w:hAnsiTheme="majorHAnsi" w:cstheme="majorHAnsi"/>
          <w:b/>
          <w:lang w:val="en-US" w:eastAsia="en-GB"/>
        </w:rPr>
      </w:pPr>
      <w:r w:rsidRPr="00300CE9">
        <w:rPr>
          <w:rFonts w:asciiTheme="majorHAnsi" w:eastAsia="Arial" w:hAnsiTheme="majorHAnsi" w:cstheme="majorHAnsi"/>
          <w:b/>
          <w:lang w:val="en-US" w:eastAsia="en-GB"/>
        </w:rPr>
        <w:t xml:space="preserve">Internal Inspection: </w:t>
      </w:r>
      <w:r w:rsidRPr="00300CE9">
        <w:rPr>
          <w:rFonts w:asciiTheme="majorHAnsi" w:hAnsiTheme="majorHAnsi" w:cstheme="majorHAnsi"/>
          <w:sz w:val="22"/>
          <w:szCs w:val="22"/>
        </w:rPr>
        <w:t>Inspections carried out for each postulant member prior to enrolment as a member of the producer group. The internal inspection forms part of the enrolment procedure. Following member registration, members (and corresponding production site or sites should be inspected at least once per year prior to verification at Assurance Level 2 or Level 3, against all the relevant SRP requirement points under the SRP Standard.</w:t>
      </w:r>
    </w:p>
    <w:p w14:paraId="79EEDA08" w14:textId="77777777" w:rsidR="00207F33" w:rsidRPr="00300CE9" w:rsidRDefault="00207F33" w:rsidP="00207F33">
      <w:pPr>
        <w:shd w:val="clear" w:color="auto" w:fill="FFFFFF"/>
        <w:jc w:val="both"/>
        <w:rPr>
          <w:rFonts w:asciiTheme="majorHAnsi" w:eastAsia="Arial" w:hAnsiTheme="majorHAnsi" w:cstheme="majorHAnsi"/>
          <w:b/>
          <w:lang w:val="en-US" w:eastAsia="en-GB"/>
        </w:rPr>
      </w:pPr>
    </w:p>
    <w:p w14:paraId="5B2F500D" w14:textId="089D7BC2" w:rsidR="00207F33" w:rsidRPr="00300CE9" w:rsidRDefault="00207F33" w:rsidP="00207F33">
      <w:pPr>
        <w:shd w:val="clear" w:color="auto" w:fill="FFFFFF"/>
        <w:jc w:val="both"/>
        <w:rPr>
          <w:rFonts w:asciiTheme="majorHAnsi" w:hAnsiTheme="majorHAnsi" w:cstheme="majorHAnsi"/>
          <w:sz w:val="22"/>
          <w:szCs w:val="22"/>
        </w:rPr>
      </w:pPr>
      <w:r w:rsidRPr="00300CE9">
        <w:rPr>
          <w:rFonts w:asciiTheme="majorHAnsi" w:eastAsia="Arial" w:hAnsiTheme="majorHAnsi" w:cstheme="majorHAnsi"/>
          <w:b/>
          <w:lang w:val="en-US" w:eastAsia="en-GB"/>
        </w:rPr>
        <w:t xml:space="preserve">Internal Management System (IMS): </w:t>
      </w:r>
      <w:r w:rsidRPr="00300CE9">
        <w:rPr>
          <w:rFonts w:asciiTheme="majorHAnsi" w:hAnsiTheme="majorHAnsi" w:cstheme="majorHAnsi"/>
          <w:sz w:val="22"/>
          <w:szCs w:val="22"/>
        </w:rPr>
        <w:t xml:space="preserve">A documented set of procedures and processes to be implemented by a producer group to ensure and demonstrate that it can achieve specified requirements. The IMS </w:t>
      </w:r>
      <w:del w:id="17" w:author="Khananusit, Sarida GIZ TH" w:date="2020-08-26T12:07:00Z">
        <w:r w:rsidRPr="00300CE9" w:rsidDel="0065528C">
          <w:rPr>
            <w:rFonts w:asciiTheme="majorHAnsi" w:hAnsiTheme="majorHAnsi" w:cstheme="majorHAnsi"/>
            <w:sz w:val="22"/>
            <w:szCs w:val="22"/>
          </w:rPr>
          <w:delText xml:space="preserve">System </w:delText>
        </w:r>
      </w:del>
      <w:r w:rsidRPr="00300CE9">
        <w:rPr>
          <w:rFonts w:asciiTheme="majorHAnsi" w:hAnsiTheme="majorHAnsi" w:cstheme="majorHAnsi"/>
          <w:sz w:val="22"/>
          <w:szCs w:val="22"/>
        </w:rPr>
        <w:t>allows the assurance provider to delegate inspection of individual group members to an identified body within the group.</w:t>
      </w:r>
    </w:p>
    <w:p w14:paraId="411EF956" w14:textId="77777777" w:rsidR="00207F33" w:rsidRPr="00300CE9" w:rsidRDefault="00207F33" w:rsidP="00207F33">
      <w:pPr>
        <w:shd w:val="clear" w:color="auto" w:fill="FFFFFF"/>
        <w:jc w:val="both"/>
        <w:rPr>
          <w:rFonts w:asciiTheme="majorHAnsi" w:hAnsiTheme="majorHAnsi" w:cstheme="majorHAnsi"/>
          <w:sz w:val="22"/>
          <w:szCs w:val="22"/>
        </w:rPr>
      </w:pPr>
    </w:p>
    <w:p w14:paraId="5C502052" w14:textId="2C81A9FD" w:rsidR="00207F33" w:rsidRPr="00300CE9" w:rsidRDefault="00207F33" w:rsidP="00207F33">
      <w:pPr>
        <w:shd w:val="clear" w:color="auto" w:fill="FFFFFF"/>
        <w:jc w:val="both"/>
        <w:rPr>
          <w:rFonts w:asciiTheme="majorHAnsi" w:eastAsia="Arial" w:hAnsiTheme="majorHAnsi" w:cstheme="majorHAnsi"/>
          <w:bCs/>
          <w:lang w:val="en-US" w:eastAsia="en-GB"/>
        </w:rPr>
      </w:pPr>
      <w:r w:rsidRPr="00300CE9">
        <w:rPr>
          <w:rFonts w:asciiTheme="majorHAnsi" w:hAnsiTheme="majorHAnsi" w:cstheme="majorHAnsi"/>
          <w:b/>
          <w:bCs/>
        </w:rPr>
        <w:t xml:space="preserve">IMS Team: </w:t>
      </w:r>
      <w:r w:rsidRPr="00300CE9">
        <w:rPr>
          <w:rFonts w:asciiTheme="majorHAnsi" w:hAnsiTheme="majorHAnsi" w:cstheme="majorHAnsi"/>
          <w:sz w:val="22"/>
          <w:szCs w:val="22"/>
        </w:rPr>
        <w:t xml:space="preserve">A team formed to guarantee that the IMS is internally evaluated and that all group members receive internal inspection or conduct self-assessment according to the frequency stipulated in the </w:t>
      </w:r>
      <w:ins w:id="18" w:author="Khananusit, Sarida GIZ TH" w:date="2020-08-26T12:07:00Z">
        <w:r w:rsidR="0065528C" w:rsidRPr="00300CE9">
          <w:rPr>
            <w:rFonts w:asciiTheme="majorHAnsi" w:hAnsiTheme="majorHAnsi" w:cstheme="majorHAnsi"/>
            <w:sz w:val="22"/>
            <w:szCs w:val="22"/>
          </w:rPr>
          <w:t xml:space="preserve">SRP </w:t>
        </w:r>
      </w:ins>
      <w:r w:rsidRPr="00300CE9">
        <w:rPr>
          <w:rFonts w:asciiTheme="majorHAnsi" w:hAnsiTheme="majorHAnsi" w:cstheme="majorHAnsi"/>
          <w:sz w:val="22"/>
          <w:szCs w:val="22"/>
        </w:rPr>
        <w:t>Assurance Scheme. This team is established with clear separation of roles (overall management, training, internal inspection, compliance decision taking, purchasing).</w:t>
      </w:r>
    </w:p>
    <w:p w14:paraId="08F4DFF4" w14:textId="77777777" w:rsidR="00207F33" w:rsidRPr="00300CE9" w:rsidRDefault="00207F33" w:rsidP="00207F33">
      <w:pPr>
        <w:shd w:val="clear" w:color="auto" w:fill="FFFFFF"/>
        <w:ind w:left="720"/>
        <w:contextualSpacing/>
        <w:jc w:val="both"/>
        <w:rPr>
          <w:rFonts w:asciiTheme="majorHAnsi" w:eastAsia="Arial" w:hAnsiTheme="majorHAnsi" w:cstheme="majorHAnsi"/>
          <w:b/>
          <w:lang w:val="en-US" w:eastAsia="en-GB"/>
        </w:rPr>
      </w:pPr>
    </w:p>
    <w:p w14:paraId="35405847" w14:textId="77777777" w:rsidR="00207F33" w:rsidRPr="00300CE9" w:rsidRDefault="00207F33" w:rsidP="00207F33">
      <w:pPr>
        <w:jc w:val="both"/>
        <w:rPr>
          <w:rFonts w:asciiTheme="majorHAnsi" w:hAnsiTheme="majorHAnsi" w:cstheme="majorHAnsi"/>
          <w:sz w:val="22"/>
          <w:szCs w:val="22"/>
        </w:rPr>
      </w:pPr>
      <w:r w:rsidRPr="00300CE9">
        <w:rPr>
          <w:rFonts w:asciiTheme="majorHAnsi" w:eastAsia="Arial" w:hAnsiTheme="majorHAnsi" w:cstheme="majorHAnsi"/>
          <w:b/>
          <w:lang w:val="en-US" w:eastAsia="en-GB"/>
        </w:rPr>
        <w:lastRenderedPageBreak/>
        <w:t xml:space="preserve">Producer Group (Organization): </w:t>
      </w:r>
      <w:r w:rsidRPr="00300CE9">
        <w:rPr>
          <w:rFonts w:asciiTheme="majorHAnsi" w:eastAsia="Times New Roman" w:hAnsiTheme="majorHAnsi" w:cstheme="majorHAnsi"/>
          <w:sz w:val="22"/>
          <w:szCs w:val="22"/>
          <w:lang w:val="en-US" w:bidi="th-TH"/>
        </w:rPr>
        <w:t xml:space="preserve"> A group of</w:t>
      </w:r>
      <w:r w:rsidRPr="00300CE9">
        <w:rPr>
          <w:rFonts w:asciiTheme="majorHAnsi" w:hAnsiTheme="majorHAnsi" w:cstheme="majorHAnsi"/>
          <w:sz w:val="22"/>
          <w:szCs w:val="22"/>
        </w:rPr>
        <w:t xml:space="preserve"> individuals or businesses, that may be either informal or established as a legal entity. Examples include rice production communities, cooperatives, farmer organizations or millers with contract farmers. Producer groups without a legal entity are expected to follow the same processes as if they were a legal entity, in particular </w:t>
      </w:r>
      <w:proofErr w:type="gramStart"/>
      <w:r w:rsidRPr="00300CE9">
        <w:rPr>
          <w:rFonts w:asciiTheme="majorHAnsi" w:hAnsiTheme="majorHAnsi" w:cstheme="majorHAnsi"/>
          <w:sz w:val="22"/>
          <w:szCs w:val="22"/>
        </w:rPr>
        <w:t>with regard to</w:t>
      </w:r>
      <w:proofErr w:type="gramEnd"/>
      <w:r w:rsidRPr="00300CE9">
        <w:rPr>
          <w:rFonts w:asciiTheme="majorHAnsi" w:hAnsiTheme="majorHAnsi" w:cstheme="majorHAnsi"/>
          <w:sz w:val="22"/>
          <w:szCs w:val="22"/>
        </w:rPr>
        <w:t xml:space="preserve"> governance structures to implement the IMS. All group members are required to sign an agreement to comply with the SRP Standard and IMS.</w:t>
      </w:r>
    </w:p>
    <w:p w14:paraId="00875DF5" w14:textId="77777777" w:rsidR="00207F33" w:rsidRPr="00300CE9" w:rsidRDefault="00207F33" w:rsidP="00207F33">
      <w:pPr>
        <w:jc w:val="both"/>
        <w:rPr>
          <w:rFonts w:asciiTheme="majorHAnsi" w:hAnsiTheme="majorHAnsi" w:cstheme="majorHAnsi"/>
          <w:sz w:val="22"/>
          <w:szCs w:val="22"/>
        </w:rPr>
      </w:pPr>
    </w:p>
    <w:p w14:paraId="642C4263" w14:textId="00EED2C5" w:rsidR="00207F33" w:rsidRPr="00300CE9" w:rsidRDefault="00207F33" w:rsidP="00207F33">
      <w:pPr>
        <w:jc w:val="both"/>
        <w:rPr>
          <w:rFonts w:asciiTheme="majorHAnsi" w:eastAsia="Arial" w:hAnsiTheme="majorHAnsi" w:cstheme="majorHAnsi"/>
          <w:bCs/>
          <w:lang w:val="en-US" w:eastAsia="en-GB"/>
        </w:rPr>
      </w:pPr>
      <w:r w:rsidRPr="00300CE9">
        <w:rPr>
          <w:rFonts w:asciiTheme="majorHAnsi" w:eastAsia="Arial" w:hAnsiTheme="majorHAnsi" w:cstheme="majorHAnsi"/>
          <w:b/>
          <w:lang w:val="en-US" w:eastAsia="en-GB"/>
        </w:rPr>
        <w:t xml:space="preserve">Self-Evaluation: </w:t>
      </w:r>
      <w:r w:rsidRPr="00300CE9">
        <w:rPr>
          <w:rFonts w:asciiTheme="majorHAnsi" w:hAnsiTheme="majorHAnsi" w:cstheme="majorHAnsi"/>
          <w:sz w:val="22"/>
          <w:szCs w:val="22"/>
        </w:rPr>
        <w:t xml:space="preserve">Self-evaluation is required at group level </w:t>
      </w:r>
      <w:proofErr w:type="gramStart"/>
      <w:r w:rsidRPr="00300CE9">
        <w:rPr>
          <w:rFonts w:asciiTheme="majorHAnsi" w:hAnsiTheme="majorHAnsi" w:cstheme="majorHAnsi"/>
          <w:sz w:val="22"/>
          <w:szCs w:val="22"/>
        </w:rPr>
        <w:t>in order to</w:t>
      </w:r>
      <w:proofErr w:type="gramEnd"/>
      <w:r w:rsidRPr="00300CE9">
        <w:rPr>
          <w:rFonts w:asciiTheme="majorHAnsi" w:hAnsiTheme="majorHAnsi" w:cstheme="majorHAnsi"/>
          <w:sz w:val="22"/>
          <w:szCs w:val="22"/>
        </w:rPr>
        <w:t xml:space="preserve"> assess the main issues to be addressed by its members in order to reach compliance with the SRP Standard and to estimate what changes will be needed from the outset. These changes may require a process of training, </w:t>
      </w:r>
      <w:proofErr w:type="gramStart"/>
      <w:r w:rsidRPr="00300CE9">
        <w:rPr>
          <w:rFonts w:asciiTheme="majorHAnsi" w:hAnsiTheme="majorHAnsi" w:cstheme="majorHAnsi"/>
          <w:sz w:val="22"/>
          <w:szCs w:val="22"/>
        </w:rPr>
        <w:t>coaching</w:t>
      </w:r>
      <w:proofErr w:type="gramEnd"/>
      <w:r w:rsidRPr="00300CE9">
        <w:rPr>
          <w:rFonts w:asciiTheme="majorHAnsi" w:hAnsiTheme="majorHAnsi" w:cstheme="majorHAnsi"/>
          <w:sz w:val="22"/>
          <w:szCs w:val="22"/>
        </w:rPr>
        <w:t xml:space="preserve"> and development of action plans. </w:t>
      </w:r>
    </w:p>
    <w:p w14:paraId="10FBCDA0" w14:textId="07383F44" w:rsidR="00207F33" w:rsidRPr="00300CE9" w:rsidDel="00A51C7D" w:rsidRDefault="00207F33" w:rsidP="00207F33">
      <w:pPr>
        <w:jc w:val="both"/>
        <w:rPr>
          <w:del w:id="19" w:author="Khananusit, Sarida GIZ TH" w:date="2020-08-26T15:25:00Z"/>
          <w:rFonts w:asciiTheme="majorHAnsi" w:eastAsia="Arial" w:hAnsiTheme="majorHAnsi" w:cstheme="majorHAnsi"/>
          <w:b/>
          <w:lang w:val="en-US" w:eastAsia="en-GB"/>
        </w:rPr>
      </w:pPr>
    </w:p>
    <w:p w14:paraId="270C2328" w14:textId="0136B34B" w:rsidR="00207F33" w:rsidRPr="00300CE9" w:rsidDel="00A51C7D" w:rsidRDefault="00207F33" w:rsidP="00207F33">
      <w:pPr>
        <w:jc w:val="both"/>
        <w:rPr>
          <w:del w:id="20" w:author="Khananusit, Sarida GIZ TH" w:date="2020-08-26T15:25:00Z"/>
          <w:rFonts w:asciiTheme="majorHAnsi" w:eastAsia="Arial" w:hAnsiTheme="majorHAnsi" w:cstheme="majorHAnsi"/>
          <w:bCs/>
          <w:lang w:val="en-US" w:eastAsia="en-GB"/>
        </w:rPr>
      </w:pPr>
      <w:del w:id="21" w:author="Khananusit, Sarida GIZ TH" w:date="2020-08-26T15:25:00Z">
        <w:r w:rsidRPr="00300CE9" w:rsidDel="00A51C7D">
          <w:rPr>
            <w:rFonts w:asciiTheme="majorHAnsi" w:eastAsia="Arial" w:hAnsiTheme="majorHAnsi" w:cstheme="majorHAnsi"/>
            <w:b/>
            <w:lang w:val="en-US" w:eastAsia="en-GB"/>
          </w:rPr>
          <w:delText xml:space="preserve">Social Policy: </w:delText>
        </w:r>
        <w:r w:rsidRPr="00300CE9" w:rsidDel="00A51C7D">
          <w:rPr>
            <w:rFonts w:asciiTheme="majorHAnsi" w:eastAsia="Arial" w:hAnsiTheme="majorHAnsi" w:cstheme="majorHAnsi"/>
            <w:bCs/>
            <w:lang w:val="en-US" w:eastAsia="en-GB"/>
          </w:rPr>
          <w:delText xml:space="preserve">A </w:delText>
        </w:r>
        <w:r w:rsidRPr="00300CE9" w:rsidDel="00A51C7D">
          <w:rPr>
            <w:rFonts w:asciiTheme="majorHAnsi" w:hAnsiTheme="majorHAnsi" w:cstheme="majorHAnsi"/>
            <w:sz w:val="22"/>
            <w:szCs w:val="22"/>
          </w:rPr>
          <w:delText xml:space="preserve">social policy for all members of the group is required for the IMS. The social policy related to workers’ rights is provided as Annex 2 to this document. </w:delText>
        </w:r>
      </w:del>
    </w:p>
    <w:p w14:paraId="17AD7992" w14:textId="77777777" w:rsidR="00207F33" w:rsidRPr="00300CE9" w:rsidRDefault="00207F33" w:rsidP="00207F33">
      <w:pPr>
        <w:jc w:val="both"/>
        <w:rPr>
          <w:rFonts w:asciiTheme="majorHAnsi" w:eastAsia="Arial" w:hAnsiTheme="majorHAnsi" w:cstheme="majorHAnsi"/>
          <w:b/>
          <w:lang w:val="en-US" w:eastAsia="en-GB"/>
        </w:rPr>
      </w:pPr>
    </w:p>
    <w:p w14:paraId="4421159A" w14:textId="5BEEBFB1" w:rsidR="00207F33" w:rsidRPr="00300CE9" w:rsidRDefault="00207F33" w:rsidP="00207F33">
      <w:pPr>
        <w:jc w:val="both"/>
        <w:rPr>
          <w:rFonts w:asciiTheme="majorHAnsi" w:eastAsia="Arial" w:hAnsiTheme="majorHAnsi" w:cstheme="majorHAnsi"/>
          <w:b/>
          <w:sz w:val="22"/>
          <w:szCs w:val="22"/>
          <w:lang w:val="en-US" w:eastAsia="en-GB"/>
        </w:rPr>
      </w:pPr>
      <w:r w:rsidRPr="00300CE9">
        <w:rPr>
          <w:rFonts w:asciiTheme="majorHAnsi" w:eastAsia="Arial" w:hAnsiTheme="majorHAnsi" w:cstheme="majorHAnsi"/>
          <w:b/>
          <w:lang w:val="en-US" w:eastAsia="en-GB"/>
        </w:rPr>
        <w:t>Sustainable Rice Platform (SRP) Member:</w:t>
      </w:r>
      <w:r w:rsidRPr="00300CE9">
        <w:rPr>
          <w:rFonts w:asciiTheme="majorHAnsi" w:eastAsia="Arial" w:hAnsiTheme="majorHAnsi" w:cstheme="majorHAnsi"/>
          <w:b/>
          <w:sz w:val="22"/>
          <w:szCs w:val="22"/>
          <w:lang w:val="en-US" w:eastAsia="en-GB"/>
        </w:rPr>
        <w:t xml:space="preserve"> </w:t>
      </w:r>
      <w:r w:rsidRPr="00300CE9">
        <w:rPr>
          <w:rFonts w:asciiTheme="majorHAnsi" w:eastAsia="Arial" w:hAnsiTheme="majorHAnsi" w:cstheme="majorHAnsi"/>
          <w:bCs/>
          <w:sz w:val="22"/>
          <w:szCs w:val="22"/>
          <w:lang w:val="en-US" w:eastAsia="en-GB"/>
        </w:rPr>
        <w:t xml:space="preserve"> A legally constituted organization whose application to join SRP as a Full </w:t>
      </w:r>
      <w:ins w:id="22" w:author="Khananusit, Sarida GIZ TH" w:date="2020-08-26T12:08:00Z">
        <w:r w:rsidR="0065528C" w:rsidRPr="00300CE9">
          <w:rPr>
            <w:rFonts w:asciiTheme="majorHAnsi" w:eastAsia="Arial" w:hAnsiTheme="majorHAnsi" w:cstheme="majorHAnsi"/>
            <w:bCs/>
            <w:sz w:val="22"/>
            <w:szCs w:val="22"/>
            <w:lang w:val="en-US" w:eastAsia="en-GB"/>
          </w:rPr>
          <w:t xml:space="preserve">Member </w:t>
        </w:r>
      </w:ins>
      <w:r w:rsidRPr="00300CE9">
        <w:rPr>
          <w:rFonts w:asciiTheme="majorHAnsi" w:eastAsia="Arial" w:hAnsiTheme="majorHAnsi" w:cstheme="majorHAnsi"/>
          <w:bCs/>
          <w:sz w:val="22"/>
          <w:szCs w:val="22"/>
          <w:lang w:val="en-US" w:eastAsia="en-GB"/>
        </w:rPr>
        <w:t xml:space="preserve">or Observer </w:t>
      </w:r>
      <w:del w:id="23" w:author="Khananusit, Sarida GIZ TH" w:date="2020-08-26T12:08:00Z">
        <w:r w:rsidRPr="00300CE9" w:rsidDel="0065528C">
          <w:rPr>
            <w:rFonts w:asciiTheme="majorHAnsi" w:eastAsia="Arial" w:hAnsiTheme="majorHAnsi" w:cstheme="majorHAnsi"/>
            <w:bCs/>
            <w:sz w:val="22"/>
            <w:szCs w:val="22"/>
            <w:lang w:val="en-US" w:eastAsia="en-GB"/>
          </w:rPr>
          <w:delText xml:space="preserve">Member </w:delText>
        </w:r>
      </w:del>
      <w:r w:rsidRPr="00300CE9">
        <w:rPr>
          <w:rFonts w:asciiTheme="majorHAnsi" w:eastAsia="Arial" w:hAnsiTheme="majorHAnsi" w:cstheme="majorHAnsi"/>
          <w:bCs/>
          <w:sz w:val="22"/>
          <w:szCs w:val="22"/>
          <w:lang w:val="en-US" w:eastAsia="en-GB"/>
        </w:rPr>
        <w:t xml:space="preserve">has been approved by the </w:t>
      </w:r>
      <w:ins w:id="24" w:author="Khananusit, Sarida GIZ TH" w:date="2020-08-26T12:08:00Z">
        <w:r w:rsidR="0065528C" w:rsidRPr="00300CE9">
          <w:rPr>
            <w:rFonts w:asciiTheme="majorHAnsi" w:eastAsia="Arial" w:hAnsiTheme="majorHAnsi" w:cstheme="majorHAnsi"/>
            <w:bCs/>
            <w:sz w:val="22"/>
            <w:szCs w:val="22"/>
            <w:lang w:val="en-US" w:eastAsia="en-GB"/>
          </w:rPr>
          <w:t xml:space="preserve">SRP </w:t>
        </w:r>
      </w:ins>
      <w:r w:rsidRPr="00300CE9">
        <w:rPr>
          <w:rFonts w:asciiTheme="majorHAnsi" w:eastAsia="Arial" w:hAnsiTheme="majorHAnsi" w:cstheme="majorHAnsi"/>
          <w:bCs/>
          <w:sz w:val="22"/>
          <w:szCs w:val="22"/>
          <w:lang w:val="en-US" w:eastAsia="en-GB"/>
        </w:rPr>
        <w:t xml:space="preserve">Secretariat. </w:t>
      </w:r>
    </w:p>
    <w:p w14:paraId="4446839F" w14:textId="77777777" w:rsidR="00207F33" w:rsidRPr="00300CE9" w:rsidRDefault="00207F33" w:rsidP="00207F33">
      <w:pPr>
        <w:jc w:val="both"/>
        <w:rPr>
          <w:rFonts w:asciiTheme="majorHAnsi" w:hAnsiTheme="majorHAnsi" w:cstheme="majorHAnsi"/>
          <w:b/>
          <w:sz w:val="22"/>
          <w:szCs w:val="22"/>
          <w:lang w:val="en-US"/>
        </w:rPr>
      </w:pPr>
    </w:p>
    <w:p w14:paraId="603439F6" w14:textId="4DDD7123" w:rsidR="00207F33" w:rsidRPr="00300CE9" w:rsidRDefault="00207F33" w:rsidP="00207F33">
      <w:pPr>
        <w:jc w:val="both"/>
        <w:rPr>
          <w:rFonts w:asciiTheme="majorHAnsi" w:hAnsiTheme="majorHAnsi" w:cstheme="majorHAnsi"/>
          <w:sz w:val="22"/>
          <w:szCs w:val="22"/>
        </w:rPr>
      </w:pPr>
      <w:r w:rsidRPr="00300CE9">
        <w:rPr>
          <w:rFonts w:asciiTheme="majorHAnsi" w:hAnsiTheme="majorHAnsi" w:cstheme="majorHAnsi"/>
          <w:b/>
          <w:szCs w:val="22"/>
          <w:lang w:val="en-US"/>
        </w:rPr>
        <w:t xml:space="preserve">Verification: </w:t>
      </w:r>
      <w:del w:id="25" w:author="Khananusit, Sarida GIZ TH" w:date="2020-08-26T12:08:00Z">
        <w:r w:rsidRPr="00300CE9" w:rsidDel="0065528C">
          <w:rPr>
            <w:rFonts w:asciiTheme="majorHAnsi" w:hAnsiTheme="majorHAnsi" w:cstheme="majorHAnsi"/>
            <w:sz w:val="22"/>
            <w:szCs w:val="22"/>
          </w:rPr>
          <w:delText>the p</w:delText>
        </w:r>
      </w:del>
      <w:ins w:id="26" w:author="Khananusit, Sarida GIZ TH" w:date="2020-08-26T12:08:00Z">
        <w:r w:rsidR="0065528C" w:rsidRPr="00300CE9">
          <w:rPr>
            <w:rFonts w:asciiTheme="majorHAnsi" w:hAnsiTheme="majorHAnsi" w:cstheme="majorHAnsi"/>
            <w:sz w:val="22"/>
            <w:szCs w:val="22"/>
          </w:rPr>
          <w:t>P</w:t>
        </w:r>
      </w:ins>
      <w:r w:rsidRPr="00300CE9">
        <w:rPr>
          <w:rFonts w:asciiTheme="majorHAnsi" w:hAnsiTheme="majorHAnsi" w:cstheme="majorHAnsi"/>
          <w:sz w:val="22"/>
          <w:szCs w:val="22"/>
        </w:rPr>
        <w:t xml:space="preserve">rocess of providing an Implementer with official SRP Verification, attesting to its status and compliance with the SRP Standard and policies (relevant for </w:t>
      </w:r>
      <w:del w:id="27" w:author="Khananusit, Sarida GIZ TH" w:date="2020-08-26T12:08:00Z">
        <w:r w:rsidRPr="00300CE9" w:rsidDel="0065528C">
          <w:rPr>
            <w:rFonts w:asciiTheme="majorHAnsi" w:hAnsiTheme="majorHAnsi" w:cstheme="majorHAnsi"/>
            <w:sz w:val="22"/>
            <w:szCs w:val="22"/>
          </w:rPr>
          <w:delText xml:space="preserve">assurance </w:delText>
        </w:r>
      </w:del>
      <w:ins w:id="28" w:author="Khananusit, Sarida GIZ TH" w:date="2020-08-26T12:08:00Z">
        <w:r w:rsidR="0065528C" w:rsidRPr="00300CE9">
          <w:rPr>
            <w:rFonts w:asciiTheme="majorHAnsi" w:hAnsiTheme="majorHAnsi" w:cstheme="majorHAnsi"/>
            <w:sz w:val="22"/>
            <w:szCs w:val="22"/>
          </w:rPr>
          <w:t xml:space="preserve">Assurance </w:t>
        </w:r>
      </w:ins>
      <w:r w:rsidRPr="00300CE9">
        <w:rPr>
          <w:rFonts w:asciiTheme="majorHAnsi" w:hAnsiTheme="majorHAnsi" w:cstheme="majorHAnsi"/>
          <w:sz w:val="22"/>
          <w:szCs w:val="22"/>
        </w:rPr>
        <w:t xml:space="preserve">Levels 2 and 3). </w:t>
      </w:r>
    </w:p>
    <w:p w14:paraId="4EA06BFB" w14:textId="77777777" w:rsidR="00207F33" w:rsidRPr="00300CE9" w:rsidRDefault="00207F33" w:rsidP="00207F33">
      <w:pPr>
        <w:jc w:val="both"/>
        <w:rPr>
          <w:rFonts w:asciiTheme="majorHAnsi" w:hAnsiTheme="majorHAnsi" w:cstheme="majorHAnsi"/>
          <w:b/>
          <w:szCs w:val="22"/>
          <w:lang w:val="en-US"/>
        </w:rPr>
      </w:pPr>
    </w:p>
    <w:p w14:paraId="7B5B5F4F" w14:textId="61BEB04E" w:rsidR="00207F33" w:rsidRPr="00300CE9" w:rsidRDefault="00207F33" w:rsidP="00207F33">
      <w:pPr>
        <w:spacing w:after="120"/>
        <w:jc w:val="both"/>
        <w:rPr>
          <w:rFonts w:asciiTheme="majorHAnsi" w:hAnsiTheme="majorHAnsi" w:cstheme="majorHAnsi"/>
          <w:sz w:val="22"/>
          <w:szCs w:val="22"/>
        </w:rPr>
      </w:pPr>
      <w:r w:rsidRPr="00300CE9">
        <w:rPr>
          <w:rFonts w:asciiTheme="majorHAnsi" w:eastAsia="Arial" w:hAnsiTheme="majorHAnsi" w:cstheme="majorHAnsi"/>
          <w:b/>
          <w:lang w:val="en-US" w:eastAsia="en-GB"/>
        </w:rPr>
        <w:t xml:space="preserve">Verification Body: </w:t>
      </w:r>
      <w:r w:rsidRPr="00300CE9">
        <w:rPr>
          <w:rFonts w:asciiTheme="majorHAnsi" w:hAnsiTheme="majorHAnsi" w:cstheme="majorHAnsi"/>
          <w:sz w:val="22"/>
          <w:szCs w:val="22"/>
        </w:rPr>
        <w:t>An organization responsible for inspection of producers according to the SRP Standard. They may have a relationship with the producer (second party) or be independent (third party) and shall operate with inspectors approved by the ASP according to the compliance requirements defined in this document.</w:t>
      </w:r>
    </w:p>
    <w:p w14:paraId="68A1236E" w14:textId="5BC56998" w:rsidR="00B76A28" w:rsidRPr="00300CE9" w:rsidRDefault="00B76A28" w:rsidP="00C03303">
      <w:pPr>
        <w:spacing w:after="120"/>
        <w:jc w:val="both"/>
        <w:rPr>
          <w:rFonts w:asciiTheme="majorHAnsi" w:hAnsiTheme="majorHAnsi" w:cstheme="majorHAnsi"/>
        </w:rPr>
      </w:pPr>
    </w:p>
    <w:p w14:paraId="31C16666" w14:textId="77777777" w:rsidR="006838B5" w:rsidRPr="00300CE9" w:rsidRDefault="006838B5">
      <w:pPr>
        <w:rPr>
          <w:rFonts w:asciiTheme="majorHAnsi" w:eastAsiaTheme="majorEastAsia" w:hAnsiTheme="majorHAnsi" w:cstheme="majorHAnsi"/>
          <w:b/>
          <w:bCs/>
          <w:color w:val="00B050"/>
          <w:sz w:val="40"/>
          <w:szCs w:val="40"/>
        </w:rPr>
      </w:pPr>
      <w:r w:rsidRPr="00300CE9">
        <w:rPr>
          <w:rFonts w:asciiTheme="majorHAnsi" w:hAnsiTheme="majorHAnsi" w:cstheme="majorHAnsi"/>
          <w:color w:val="00B050"/>
          <w:sz w:val="40"/>
          <w:szCs w:val="40"/>
        </w:rPr>
        <w:br w:type="page"/>
      </w:r>
    </w:p>
    <w:p w14:paraId="7FBF664C" w14:textId="0BBECCBF" w:rsidR="003B633A" w:rsidRPr="00300CE9" w:rsidRDefault="003B6B07" w:rsidP="00C03303">
      <w:pPr>
        <w:pStyle w:val="Heading1"/>
      </w:pPr>
      <w:bookmarkStart w:id="29" w:name="_Toc49348890"/>
      <w:r w:rsidRPr="00300CE9">
        <w:lastRenderedPageBreak/>
        <w:t>Introduction</w:t>
      </w:r>
      <w:bookmarkEnd w:id="29"/>
    </w:p>
    <w:p w14:paraId="251BB7DB" w14:textId="769E9C85" w:rsidR="005C1AEB" w:rsidRPr="00624C73" w:rsidRDefault="005C1AEB" w:rsidP="005C1AEB">
      <w:pPr>
        <w:pStyle w:val="Heading2"/>
        <w:ind w:left="810" w:hanging="792"/>
      </w:pPr>
      <w:bookmarkStart w:id="30" w:name="_Toc43028317"/>
      <w:bookmarkStart w:id="31" w:name="_Toc49348891"/>
      <w:r w:rsidRPr="00300CE9">
        <w:t>The SRP Program</w:t>
      </w:r>
      <w:bookmarkEnd w:id="30"/>
      <w:bookmarkEnd w:id="31"/>
    </w:p>
    <w:p w14:paraId="3D3CFDB1" w14:textId="77777777" w:rsidR="009F0A8B" w:rsidRPr="00300CE9" w:rsidRDefault="009F0A8B" w:rsidP="009F0A8B">
      <w:pPr>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 xml:space="preserve">The Sustainable Rice Platform (SRP) is a global multi-stakeholder alliance with over 100 institutional members led by  the United Nations Environment </w:t>
      </w:r>
      <w:proofErr w:type="spellStart"/>
      <w:r w:rsidRPr="00300CE9">
        <w:rPr>
          <w:rFonts w:asciiTheme="majorHAnsi" w:hAnsiTheme="majorHAnsi" w:cstheme="majorHAnsi"/>
          <w:sz w:val="22"/>
          <w:szCs w:val="22"/>
          <w:lang w:val="en-US"/>
        </w:rPr>
        <w:t>Programme</w:t>
      </w:r>
      <w:proofErr w:type="spellEnd"/>
      <w:r w:rsidRPr="00300CE9">
        <w:rPr>
          <w:rFonts w:asciiTheme="majorHAnsi" w:hAnsiTheme="majorHAnsi" w:cstheme="majorHAnsi"/>
          <w:sz w:val="22"/>
          <w:szCs w:val="22"/>
          <w:lang w:val="en-US"/>
        </w:rPr>
        <w:t xml:space="preserve"> and the International Rice Research Institute (IRRI), together with partners from the public and private sectors, research, nonprofit organizations and the international development community. Established in 2011, the SRP aims to secure adoption of sustainable farming practices among at least 1 million rice farmers by 2023. In 2015 the SRP launched the world’s first global Standard for Sustainable Rice Cultivation, which provides a working definition of sustainability in any rice system and allows sustainability scoring at farm level. In addition, a linked set of SRP Performance Indicators (PI) enable collection of farm data to quantify and verify improvements and impacts.  </w:t>
      </w:r>
    </w:p>
    <w:p w14:paraId="67DD532E" w14:textId="77777777" w:rsidR="009F0A8B" w:rsidRPr="00300CE9" w:rsidRDefault="009F0A8B" w:rsidP="009F0A8B">
      <w:pPr>
        <w:jc w:val="both"/>
        <w:rPr>
          <w:rFonts w:asciiTheme="majorHAnsi" w:hAnsiTheme="majorHAnsi" w:cstheme="majorHAnsi"/>
          <w:sz w:val="22"/>
          <w:szCs w:val="22"/>
          <w:lang w:val="en-US"/>
        </w:rPr>
      </w:pPr>
    </w:p>
    <w:p w14:paraId="30CCEA6C" w14:textId="77777777" w:rsidR="009F0A8B" w:rsidRPr="00300CE9" w:rsidRDefault="009F0A8B" w:rsidP="009F0A8B">
      <w:pPr>
        <w:spacing w:after="120"/>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 xml:space="preserve">SRP has developed and adopted the following tools and approaches (all available at the SRP website: </w:t>
      </w:r>
      <w:hyperlink r:id="rId13" w:history="1">
        <w:r w:rsidRPr="00300CE9">
          <w:rPr>
            <w:rStyle w:val="Hyperlink"/>
            <w:rFonts w:asciiTheme="majorHAnsi" w:hAnsiTheme="majorHAnsi" w:cstheme="majorHAnsi"/>
            <w:sz w:val="22"/>
            <w:szCs w:val="22"/>
            <w:lang w:val="en-US"/>
          </w:rPr>
          <w:t>www.sustainablerice.org</w:t>
        </w:r>
      </w:hyperlink>
      <w:r w:rsidRPr="00300CE9">
        <w:rPr>
          <w:rFonts w:asciiTheme="majorHAnsi" w:hAnsiTheme="majorHAnsi" w:cstheme="majorHAnsi"/>
          <w:sz w:val="22"/>
          <w:szCs w:val="22"/>
          <w:lang w:val="en-US"/>
        </w:rPr>
        <w:t>):</w:t>
      </w:r>
    </w:p>
    <w:p w14:paraId="4049FB7D" w14:textId="77777777" w:rsidR="009F0A8B" w:rsidRPr="00300CE9" w:rsidRDefault="009F0A8B" w:rsidP="009F0A8B">
      <w:pPr>
        <w:pStyle w:val="ListParagraph"/>
        <w:numPr>
          <w:ilvl w:val="0"/>
          <w:numId w:val="68"/>
        </w:numPr>
        <w:contextualSpacing w:val="0"/>
        <w:jc w:val="both"/>
        <w:rPr>
          <w:rFonts w:asciiTheme="majorHAnsi" w:hAnsiTheme="majorHAnsi" w:cstheme="majorHAnsi"/>
          <w:sz w:val="22"/>
          <w:szCs w:val="22"/>
          <w:lang w:val="en-US"/>
        </w:rPr>
      </w:pPr>
      <w:r w:rsidRPr="00300CE9">
        <w:rPr>
          <w:rFonts w:asciiTheme="majorHAnsi" w:eastAsiaTheme="majorEastAsia" w:hAnsiTheme="majorHAnsi" w:cstheme="majorHAnsi"/>
          <w:sz w:val="22"/>
          <w:szCs w:val="22"/>
          <w:lang w:val="en-US"/>
        </w:rPr>
        <w:t>The SRP Standard for Sustainable Rice Cultivation (</w:t>
      </w:r>
      <w:r w:rsidRPr="00300CE9">
        <w:rPr>
          <w:rFonts w:asciiTheme="majorHAnsi" w:eastAsiaTheme="majorEastAsia" w:hAnsiTheme="majorHAnsi" w:cstheme="majorHAnsi"/>
          <w:b/>
          <w:sz w:val="22"/>
          <w:szCs w:val="22"/>
          <w:lang w:val="en-US"/>
        </w:rPr>
        <w:t>SRP Standard</w:t>
      </w:r>
      <w:r w:rsidRPr="00300CE9">
        <w:rPr>
          <w:rFonts w:asciiTheme="majorHAnsi" w:eastAsiaTheme="majorEastAsia" w:hAnsiTheme="majorHAnsi" w:cstheme="majorHAnsi"/>
          <w:sz w:val="22"/>
          <w:szCs w:val="22"/>
          <w:lang w:val="en-US"/>
        </w:rPr>
        <w:t>) version 2.1</w:t>
      </w:r>
    </w:p>
    <w:p w14:paraId="7141C479" w14:textId="77777777" w:rsidR="009F0A8B" w:rsidRPr="00300CE9" w:rsidRDefault="009F0A8B" w:rsidP="009F0A8B">
      <w:pPr>
        <w:pStyle w:val="ListParagraph"/>
        <w:numPr>
          <w:ilvl w:val="0"/>
          <w:numId w:val="68"/>
        </w:numPr>
        <w:contextualSpacing w:val="0"/>
        <w:jc w:val="both"/>
        <w:rPr>
          <w:rFonts w:asciiTheme="majorHAnsi" w:hAnsiTheme="majorHAnsi" w:cstheme="majorHAnsi"/>
          <w:sz w:val="22"/>
          <w:szCs w:val="22"/>
          <w:lang w:val="en-US"/>
        </w:rPr>
      </w:pPr>
      <w:r w:rsidRPr="00300CE9">
        <w:rPr>
          <w:rFonts w:asciiTheme="majorHAnsi" w:eastAsiaTheme="majorEastAsia" w:hAnsiTheme="majorHAnsi" w:cstheme="majorHAnsi"/>
          <w:sz w:val="22"/>
          <w:szCs w:val="22"/>
          <w:lang w:val="en-US"/>
        </w:rPr>
        <w:t>The SRP Performance Indicators for Sustainable Rice Cultivation (</w:t>
      </w:r>
      <w:r w:rsidRPr="00300CE9">
        <w:rPr>
          <w:rFonts w:asciiTheme="majorHAnsi" w:eastAsiaTheme="majorEastAsia" w:hAnsiTheme="majorHAnsi" w:cstheme="majorHAnsi"/>
          <w:b/>
          <w:sz w:val="22"/>
          <w:szCs w:val="22"/>
          <w:lang w:val="en-US"/>
        </w:rPr>
        <w:t>SRP Performance Indicators</w:t>
      </w:r>
      <w:r w:rsidRPr="00300CE9">
        <w:rPr>
          <w:rFonts w:asciiTheme="majorHAnsi" w:eastAsiaTheme="majorEastAsia" w:hAnsiTheme="majorHAnsi" w:cstheme="majorHAnsi"/>
          <w:sz w:val="22"/>
          <w:szCs w:val="22"/>
          <w:lang w:val="en-US"/>
        </w:rPr>
        <w:t xml:space="preserve">) version 2.1 </w:t>
      </w:r>
    </w:p>
    <w:p w14:paraId="031B3C8A" w14:textId="77777777" w:rsidR="009F0A8B" w:rsidRPr="00300CE9" w:rsidRDefault="009F0A8B" w:rsidP="009F0A8B">
      <w:pPr>
        <w:pStyle w:val="ListParagraph"/>
        <w:numPr>
          <w:ilvl w:val="0"/>
          <w:numId w:val="68"/>
        </w:numPr>
        <w:contextualSpacing w:val="0"/>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The SRP Assurance Scheme version 1.3</w:t>
      </w:r>
    </w:p>
    <w:p w14:paraId="46EE20DF" w14:textId="77777777" w:rsidR="009F0A8B" w:rsidRPr="00300CE9" w:rsidRDefault="009F0A8B" w:rsidP="009F0A8B">
      <w:pPr>
        <w:pStyle w:val="ListParagraph"/>
        <w:numPr>
          <w:ilvl w:val="0"/>
          <w:numId w:val="68"/>
        </w:numPr>
        <w:contextualSpacing w:val="0"/>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SRP Communication and Claims Guidelines.</w:t>
      </w:r>
    </w:p>
    <w:p w14:paraId="386FE155" w14:textId="77777777" w:rsidR="009F0A8B" w:rsidRPr="00300CE9" w:rsidRDefault="009F0A8B" w:rsidP="009F0A8B">
      <w:pPr>
        <w:pStyle w:val="ListParagraph"/>
        <w:numPr>
          <w:ilvl w:val="0"/>
          <w:numId w:val="68"/>
        </w:numPr>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SRP Brand Manual 2020.</w:t>
      </w:r>
    </w:p>
    <w:p w14:paraId="37244DF3" w14:textId="77777777" w:rsidR="009F0A8B" w:rsidRPr="00300CE9" w:rsidRDefault="009F0A8B" w:rsidP="009F0A8B">
      <w:pPr>
        <w:pStyle w:val="ListParagraph"/>
        <w:numPr>
          <w:ilvl w:val="0"/>
          <w:numId w:val="68"/>
        </w:numPr>
        <w:jc w:val="both"/>
        <w:rPr>
          <w:rFonts w:asciiTheme="majorHAnsi" w:hAnsiTheme="majorHAnsi" w:cstheme="majorHAnsi"/>
          <w:sz w:val="22"/>
          <w:szCs w:val="22"/>
          <w:lang w:val="en-US"/>
        </w:rPr>
      </w:pPr>
      <w:r w:rsidRPr="00300CE9">
        <w:rPr>
          <w:rFonts w:asciiTheme="majorHAnsi" w:hAnsiTheme="majorHAnsi" w:cstheme="majorHAnsi"/>
          <w:sz w:val="22"/>
          <w:szCs w:val="22"/>
        </w:rPr>
        <w:t>SRP Internal Management System (IMS) Standard for Producer Groups operating under the SRP Standard for Sustainable Rice Cultivation</w:t>
      </w:r>
      <w:r w:rsidRPr="00300CE9">
        <w:rPr>
          <w:rFonts w:asciiTheme="majorHAnsi" w:hAnsiTheme="majorHAnsi" w:cstheme="majorHAnsi"/>
          <w:sz w:val="22"/>
          <w:szCs w:val="22"/>
          <w:lang w:val="en-US"/>
        </w:rPr>
        <w:t xml:space="preserve"> (IMS Standard)</w:t>
      </w:r>
    </w:p>
    <w:p w14:paraId="06CF357A" w14:textId="77777777" w:rsidR="009F0A8B" w:rsidRPr="00300CE9" w:rsidRDefault="009F0A8B" w:rsidP="009F0A8B">
      <w:pPr>
        <w:pStyle w:val="ListParagraph"/>
        <w:numPr>
          <w:ilvl w:val="0"/>
          <w:numId w:val="68"/>
        </w:numPr>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SRP Internal Management System (IMS) Guidelines for Producer Groups operating under the SRP Standard for Sustainable Rice Cultivation (IMS Guidelines)</w:t>
      </w:r>
    </w:p>
    <w:p w14:paraId="564346C3" w14:textId="0034AA0E" w:rsidR="009F0A8B" w:rsidRPr="00300CE9" w:rsidRDefault="009F0A8B" w:rsidP="009F0A8B">
      <w:pPr>
        <w:pStyle w:val="ListParagraph"/>
        <w:numPr>
          <w:ilvl w:val="0"/>
          <w:numId w:val="68"/>
        </w:numPr>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SRP Chain of Custody Policy.</w:t>
      </w:r>
    </w:p>
    <w:p w14:paraId="6DFE7E94" w14:textId="77777777" w:rsidR="009F0A8B" w:rsidRPr="00300CE9" w:rsidRDefault="009F0A8B" w:rsidP="009F0A8B">
      <w:pPr>
        <w:rPr>
          <w:rFonts w:asciiTheme="majorHAnsi" w:eastAsiaTheme="majorEastAsia" w:hAnsiTheme="majorHAnsi" w:cstheme="majorHAnsi"/>
          <w:lang w:val="en-US"/>
        </w:rPr>
      </w:pPr>
    </w:p>
    <w:p w14:paraId="114AA9BB" w14:textId="77777777" w:rsidR="005C1AEB" w:rsidRPr="00300CE9" w:rsidRDefault="005C1AEB" w:rsidP="005C1AEB">
      <w:pPr>
        <w:rPr>
          <w:rFonts w:asciiTheme="majorHAnsi" w:eastAsiaTheme="majorEastAsia" w:hAnsiTheme="majorHAnsi" w:cstheme="majorHAnsi"/>
          <w:lang w:val="en-US"/>
        </w:rPr>
      </w:pPr>
    </w:p>
    <w:p w14:paraId="785E22B7" w14:textId="77777777" w:rsidR="005C1AEB" w:rsidRPr="00300CE9" w:rsidRDefault="005C1AEB" w:rsidP="005C1AEB">
      <w:pPr>
        <w:jc w:val="both"/>
        <w:rPr>
          <w:rFonts w:asciiTheme="majorHAnsi" w:hAnsiTheme="majorHAnsi" w:cstheme="majorHAnsi"/>
          <w:szCs w:val="22"/>
          <w:lang w:val="en-US"/>
        </w:rPr>
      </w:pPr>
      <w:r w:rsidRPr="00300CE9">
        <w:rPr>
          <w:rFonts w:asciiTheme="majorHAnsi" w:hAnsiTheme="majorHAnsi" w:cstheme="majorHAnsi"/>
          <w:noProof/>
          <w:lang w:val="en-US"/>
        </w:rPr>
        <w:drawing>
          <wp:inline distT="0" distB="0" distL="0" distR="0" wp14:anchorId="43CF676F" wp14:editId="06BFE512">
            <wp:extent cx="5508000" cy="1864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6832" cy="1870734"/>
                    </a:xfrm>
                    <a:prstGeom prst="rect">
                      <a:avLst/>
                    </a:prstGeom>
                  </pic:spPr>
                </pic:pic>
              </a:graphicData>
            </a:graphic>
          </wp:inline>
        </w:drawing>
      </w:r>
    </w:p>
    <w:p w14:paraId="4E66BC61" w14:textId="77777777" w:rsidR="005C1AEB" w:rsidRPr="00300CE9" w:rsidRDefault="005C1AEB" w:rsidP="005C1AEB">
      <w:pPr>
        <w:jc w:val="center"/>
        <w:rPr>
          <w:rFonts w:asciiTheme="majorHAnsi" w:hAnsiTheme="majorHAnsi" w:cstheme="majorHAnsi"/>
          <w:szCs w:val="22"/>
          <w:lang w:val="en-US"/>
        </w:rPr>
      </w:pPr>
    </w:p>
    <w:p w14:paraId="10BE6675" w14:textId="77777777" w:rsidR="009F0A8B" w:rsidRPr="00300CE9" w:rsidRDefault="009F0A8B" w:rsidP="009F0A8B">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SRP and its members work to drive broad-scale uptake of the SRP Standard and tools in both the public and private sectors. The SRP Standard is designed to drive progressive improvement in performance, with the aim to achieve a measurable transformative impact at sector level. </w:t>
      </w:r>
    </w:p>
    <w:p w14:paraId="736D5477" w14:textId="77777777" w:rsidR="009F0A8B" w:rsidRPr="00300CE9" w:rsidRDefault="009F0A8B" w:rsidP="009F0A8B">
      <w:pPr>
        <w:spacing w:after="240"/>
        <w:jc w:val="both"/>
        <w:rPr>
          <w:rFonts w:asciiTheme="majorHAnsi" w:hAnsiTheme="majorHAnsi" w:cstheme="majorHAnsi"/>
          <w:sz w:val="22"/>
          <w:szCs w:val="22"/>
        </w:rPr>
      </w:pPr>
    </w:p>
    <w:p w14:paraId="09AA5FA9" w14:textId="444E61C0" w:rsidR="005C1AEB" w:rsidRPr="00300CE9" w:rsidRDefault="009F0A8B" w:rsidP="009F0A8B">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The SRP Assurance Scheme is based on the SRP Standard and Performance Indicators </w:t>
      </w:r>
      <w:proofErr w:type="gramStart"/>
      <w:r w:rsidRPr="00300CE9">
        <w:rPr>
          <w:rFonts w:asciiTheme="majorHAnsi" w:hAnsiTheme="majorHAnsi" w:cstheme="majorHAnsi"/>
          <w:sz w:val="22"/>
          <w:szCs w:val="22"/>
        </w:rPr>
        <w:t>in order to</w:t>
      </w:r>
      <w:proofErr w:type="gramEnd"/>
      <w:r w:rsidRPr="00300CE9">
        <w:rPr>
          <w:rFonts w:asciiTheme="majorHAnsi" w:hAnsiTheme="majorHAnsi" w:cstheme="majorHAnsi"/>
          <w:sz w:val="22"/>
          <w:szCs w:val="22"/>
        </w:rPr>
        <w:t xml:space="preserve"> underpin verifiable sustainability claims for rice produced using proven, climate-smart sustainable best practices.</w:t>
      </w:r>
    </w:p>
    <w:p w14:paraId="3EB34FB0" w14:textId="112A4CA0" w:rsidR="00300CE9" w:rsidRPr="00300CE9" w:rsidRDefault="007045E6" w:rsidP="00300CE9">
      <w:pPr>
        <w:pStyle w:val="Heading2"/>
        <w:ind w:left="810" w:hanging="792"/>
      </w:pPr>
      <w:bookmarkStart w:id="32" w:name="_Toc43028318"/>
      <w:bookmarkStart w:id="33" w:name="_Toc49348892"/>
      <w:r w:rsidRPr="00300CE9">
        <w:lastRenderedPageBreak/>
        <w:t>About this document</w:t>
      </w:r>
      <w:bookmarkEnd w:id="32"/>
      <w:bookmarkEnd w:id="33"/>
    </w:p>
    <w:p w14:paraId="304D8B07" w14:textId="51F62F30" w:rsidR="0065528C" w:rsidRPr="00300CE9" w:rsidRDefault="0065528C" w:rsidP="0065528C">
      <w:pPr>
        <w:spacing w:after="240"/>
        <w:jc w:val="both"/>
        <w:rPr>
          <w:ins w:id="34" w:author="Khananusit, Sarida GIZ TH" w:date="2020-08-26T12:11:00Z"/>
          <w:rFonts w:asciiTheme="majorHAnsi" w:hAnsiTheme="majorHAnsi" w:cstheme="majorHAnsi"/>
          <w:sz w:val="22"/>
          <w:szCs w:val="22"/>
        </w:rPr>
      </w:pPr>
      <w:ins w:id="35" w:author="Khananusit, Sarida GIZ TH" w:date="2020-08-26T12:11:00Z">
        <w:r w:rsidRPr="00300CE9">
          <w:rPr>
            <w:rFonts w:asciiTheme="majorHAnsi" w:hAnsiTheme="majorHAnsi" w:cstheme="majorHAnsi"/>
            <w:sz w:val="22"/>
            <w:szCs w:val="22"/>
          </w:rPr>
          <w:t xml:space="preserve">This document was first developed in 2017 by UTZ, supported by SRP Working Group 3, under the name “Performance Management System Standard for the SRP Standard for Sustainable Rice Cultivation, Version 1.0”. </w:t>
        </w:r>
      </w:ins>
    </w:p>
    <w:p w14:paraId="3588CD29" w14:textId="1A405019" w:rsidR="009F0A8B" w:rsidRPr="00300CE9" w:rsidDel="0065528C" w:rsidRDefault="009F0A8B">
      <w:pPr>
        <w:spacing w:after="240"/>
        <w:jc w:val="both"/>
        <w:rPr>
          <w:del w:id="36" w:author="Khananusit, Sarida GIZ TH" w:date="2020-08-26T12:11:00Z"/>
          <w:rFonts w:asciiTheme="majorHAnsi" w:hAnsiTheme="majorHAnsi" w:cstheme="majorHAnsi"/>
          <w:sz w:val="22"/>
          <w:szCs w:val="22"/>
        </w:rPr>
      </w:pPr>
      <w:del w:id="37" w:author="Khananusit, Sarida GIZ TH" w:date="2020-08-26T12:11:00Z">
        <w:r w:rsidRPr="00300CE9" w:rsidDel="0065528C">
          <w:rPr>
            <w:rFonts w:asciiTheme="majorHAnsi" w:hAnsiTheme="majorHAnsi" w:cstheme="majorHAnsi"/>
            <w:sz w:val="22"/>
            <w:szCs w:val="22"/>
          </w:rPr>
          <w:delText xml:space="preserve">This document was originally </w:delText>
        </w:r>
      </w:del>
      <w:del w:id="38" w:author="Khananusit, Sarida GIZ TH" w:date="2020-08-26T12:08:00Z">
        <w:r w:rsidRPr="00300CE9" w:rsidDel="0065528C">
          <w:rPr>
            <w:rFonts w:asciiTheme="majorHAnsi" w:hAnsiTheme="majorHAnsi" w:cstheme="majorHAnsi"/>
            <w:sz w:val="22"/>
            <w:szCs w:val="22"/>
          </w:rPr>
          <w:delText xml:space="preserve">developed as </w:delText>
        </w:r>
      </w:del>
      <w:del w:id="39" w:author="Khananusit, Sarida GIZ TH" w:date="2020-08-26T12:11:00Z">
        <w:r w:rsidRPr="00300CE9" w:rsidDel="0065528C">
          <w:rPr>
            <w:rFonts w:asciiTheme="majorHAnsi" w:hAnsiTheme="majorHAnsi" w:cstheme="majorHAnsi"/>
            <w:sz w:val="22"/>
            <w:szCs w:val="22"/>
          </w:rPr>
          <w:delText>part of a combined Standard and Guidance Document, V</w:delText>
        </w:r>
        <w:r w:rsidR="00E73571" w:rsidRPr="00300CE9" w:rsidDel="0065528C">
          <w:rPr>
            <w:rFonts w:asciiTheme="majorHAnsi" w:hAnsiTheme="majorHAnsi" w:cstheme="majorHAnsi"/>
            <w:sz w:val="22"/>
            <w:szCs w:val="22"/>
          </w:rPr>
          <w:delText xml:space="preserve">ersion </w:delText>
        </w:r>
        <w:r w:rsidR="006E6EA0" w:rsidRPr="00300CE9" w:rsidDel="0065528C">
          <w:rPr>
            <w:rFonts w:asciiTheme="majorHAnsi" w:hAnsiTheme="majorHAnsi" w:cstheme="majorHAnsi"/>
            <w:sz w:val="22"/>
            <w:szCs w:val="22"/>
          </w:rPr>
          <w:delText xml:space="preserve">1.0 </w:delText>
        </w:r>
      </w:del>
      <w:del w:id="40" w:author="Khananusit, Sarida GIZ TH" w:date="2020-08-26T12:09:00Z">
        <w:r w:rsidR="00E73571" w:rsidRPr="00300CE9" w:rsidDel="0065528C">
          <w:rPr>
            <w:rFonts w:asciiTheme="majorHAnsi" w:hAnsiTheme="majorHAnsi" w:cstheme="majorHAnsi"/>
            <w:sz w:val="22"/>
            <w:szCs w:val="22"/>
          </w:rPr>
          <w:delText xml:space="preserve">of </w:delText>
        </w:r>
      </w:del>
      <w:del w:id="41" w:author="Khananusit, Sarida GIZ TH" w:date="2020-08-26T12:11:00Z">
        <w:r w:rsidRPr="00300CE9" w:rsidDel="0065528C">
          <w:rPr>
            <w:rFonts w:asciiTheme="majorHAnsi" w:hAnsiTheme="majorHAnsi" w:cstheme="majorHAnsi"/>
            <w:sz w:val="22"/>
            <w:szCs w:val="22"/>
          </w:rPr>
          <w:delText>which</w:delText>
        </w:r>
        <w:r w:rsidR="00C16ECF" w:rsidRPr="00300CE9" w:rsidDel="0065528C">
          <w:rPr>
            <w:rFonts w:asciiTheme="majorHAnsi" w:hAnsiTheme="majorHAnsi" w:cstheme="majorHAnsi"/>
            <w:sz w:val="22"/>
            <w:szCs w:val="22"/>
          </w:rPr>
          <w:delText xml:space="preserve"> </w:delText>
        </w:r>
        <w:r w:rsidR="006E6EA0" w:rsidRPr="00300CE9" w:rsidDel="0065528C">
          <w:rPr>
            <w:rFonts w:asciiTheme="majorHAnsi" w:hAnsiTheme="majorHAnsi" w:cstheme="majorHAnsi"/>
            <w:sz w:val="22"/>
            <w:szCs w:val="22"/>
          </w:rPr>
          <w:delText xml:space="preserve">was </w:delText>
        </w:r>
      </w:del>
      <w:del w:id="42" w:author="Khananusit, Sarida GIZ TH" w:date="2020-08-26T12:09:00Z">
        <w:r w:rsidR="006E6EA0" w:rsidRPr="00300CE9" w:rsidDel="0065528C">
          <w:rPr>
            <w:rFonts w:asciiTheme="majorHAnsi" w:hAnsiTheme="majorHAnsi" w:cstheme="majorHAnsi"/>
            <w:sz w:val="22"/>
            <w:szCs w:val="22"/>
          </w:rPr>
          <w:delText xml:space="preserve">originally </w:delText>
        </w:r>
      </w:del>
      <w:del w:id="43" w:author="Khananusit, Sarida GIZ TH" w:date="2020-08-26T12:11:00Z">
        <w:r w:rsidR="00C16ECF" w:rsidRPr="00300CE9" w:rsidDel="0065528C">
          <w:rPr>
            <w:rFonts w:asciiTheme="majorHAnsi" w:hAnsiTheme="majorHAnsi" w:cstheme="majorHAnsi"/>
            <w:sz w:val="22"/>
            <w:szCs w:val="22"/>
          </w:rPr>
          <w:delText xml:space="preserve">developed </w:delText>
        </w:r>
        <w:r w:rsidR="006E6EA0" w:rsidRPr="00300CE9" w:rsidDel="0065528C">
          <w:rPr>
            <w:rFonts w:asciiTheme="majorHAnsi" w:hAnsiTheme="majorHAnsi" w:cstheme="majorHAnsi"/>
            <w:sz w:val="22"/>
            <w:szCs w:val="22"/>
          </w:rPr>
          <w:delText xml:space="preserve">in 2017 </w:delText>
        </w:r>
        <w:r w:rsidR="00C16ECF" w:rsidRPr="00300CE9" w:rsidDel="0065528C">
          <w:rPr>
            <w:rFonts w:asciiTheme="majorHAnsi" w:hAnsiTheme="majorHAnsi" w:cstheme="majorHAnsi"/>
            <w:sz w:val="22"/>
            <w:szCs w:val="22"/>
          </w:rPr>
          <w:delText>by UTZ</w:delText>
        </w:r>
        <w:r w:rsidRPr="00300CE9" w:rsidDel="0065528C">
          <w:rPr>
            <w:rFonts w:asciiTheme="majorHAnsi" w:hAnsiTheme="majorHAnsi" w:cstheme="majorHAnsi"/>
            <w:sz w:val="22"/>
            <w:szCs w:val="22"/>
          </w:rPr>
          <w:delText xml:space="preserve">, </w:delText>
        </w:r>
      </w:del>
      <w:del w:id="44" w:author="Khananusit, Sarida GIZ TH" w:date="2020-08-26T12:08:00Z">
        <w:r w:rsidRPr="00300CE9" w:rsidDel="0065528C">
          <w:rPr>
            <w:rFonts w:asciiTheme="majorHAnsi" w:hAnsiTheme="majorHAnsi" w:cstheme="majorHAnsi"/>
            <w:sz w:val="22"/>
            <w:szCs w:val="22"/>
          </w:rPr>
          <w:delText xml:space="preserve"> </w:delText>
        </w:r>
      </w:del>
      <w:del w:id="45" w:author="Khananusit, Sarida GIZ TH" w:date="2020-08-26T12:11:00Z">
        <w:r w:rsidR="00C16ECF" w:rsidRPr="00300CE9" w:rsidDel="0065528C">
          <w:rPr>
            <w:rFonts w:asciiTheme="majorHAnsi" w:hAnsiTheme="majorHAnsi" w:cstheme="majorHAnsi"/>
            <w:sz w:val="22"/>
            <w:szCs w:val="22"/>
          </w:rPr>
          <w:delText xml:space="preserve">supported by SRP Working Group </w:delText>
        </w:r>
        <w:r w:rsidR="00E73571" w:rsidRPr="00300CE9" w:rsidDel="0065528C">
          <w:rPr>
            <w:rFonts w:asciiTheme="majorHAnsi" w:hAnsiTheme="majorHAnsi" w:cstheme="majorHAnsi"/>
            <w:sz w:val="22"/>
            <w:szCs w:val="22"/>
          </w:rPr>
          <w:delText>3</w:delText>
        </w:r>
        <w:r w:rsidR="00C16ECF" w:rsidRPr="00300CE9" w:rsidDel="0065528C">
          <w:rPr>
            <w:rFonts w:asciiTheme="majorHAnsi" w:hAnsiTheme="majorHAnsi" w:cstheme="majorHAnsi"/>
            <w:sz w:val="22"/>
            <w:szCs w:val="22"/>
          </w:rPr>
          <w:delText>, under the name “Performance Management System Standard for the SRP Standard for Sustainable Rice Cultivation</w:delText>
        </w:r>
        <w:r w:rsidR="00A100C2" w:rsidRPr="00300CE9" w:rsidDel="0065528C">
          <w:rPr>
            <w:rFonts w:asciiTheme="majorHAnsi" w:hAnsiTheme="majorHAnsi" w:cstheme="majorHAnsi"/>
            <w:sz w:val="22"/>
            <w:szCs w:val="22"/>
          </w:rPr>
          <w:delText>”.</w:delText>
        </w:r>
        <w:r w:rsidR="002A0027" w:rsidRPr="00300CE9" w:rsidDel="0065528C">
          <w:rPr>
            <w:rFonts w:asciiTheme="majorHAnsi" w:hAnsiTheme="majorHAnsi" w:cstheme="majorHAnsi"/>
            <w:sz w:val="22"/>
            <w:szCs w:val="22"/>
          </w:rPr>
          <w:delText xml:space="preserve"> </w:delText>
        </w:r>
      </w:del>
    </w:p>
    <w:p w14:paraId="3A074131" w14:textId="4E6BBFD9" w:rsidR="009F0A8B" w:rsidRPr="00300CE9" w:rsidRDefault="009F0A8B" w:rsidP="009F0A8B">
      <w:pPr>
        <w:spacing w:after="240"/>
        <w:jc w:val="both"/>
        <w:rPr>
          <w:rFonts w:asciiTheme="majorHAnsi" w:hAnsiTheme="majorHAnsi" w:cstheme="majorHAnsi"/>
          <w:sz w:val="22"/>
          <w:szCs w:val="22"/>
        </w:rPr>
      </w:pPr>
      <w:del w:id="46" w:author="Khananusit, Sarida GIZ TH" w:date="2020-08-26T12:09:00Z">
        <w:r w:rsidRPr="00300CE9" w:rsidDel="0065528C">
          <w:rPr>
            <w:rFonts w:asciiTheme="majorHAnsi" w:hAnsiTheme="majorHAnsi" w:cstheme="majorHAnsi"/>
            <w:sz w:val="22"/>
            <w:szCs w:val="22"/>
          </w:rPr>
          <w:delText xml:space="preserve"> </w:delText>
        </w:r>
      </w:del>
      <w:r w:rsidRPr="00300CE9">
        <w:rPr>
          <w:rFonts w:asciiTheme="majorHAnsi" w:hAnsiTheme="majorHAnsi" w:cstheme="majorHAnsi"/>
          <w:sz w:val="22"/>
          <w:szCs w:val="22"/>
        </w:rPr>
        <w:t xml:space="preserve">In 2019 GLOBALG.A.P. as SRP’s Assurance Service Provider, revised this document as a contribution to the normative document “SRP Assurance Scheme”. The text was subsequently further revised by </w:t>
      </w:r>
      <w:proofErr w:type="spellStart"/>
      <w:r w:rsidRPr="00300CE9">
        <w:rPr>
          <w:rFonts w:asciiTheme="majorHAnsi" w:hAnsiTheme="majorHAnsi" w:cstheme="majorHAnsi"/>
          <w:sz w:val="22"/>
          <w:szCs w:val="22"/>
        </w:rPr>
        <w:t>NEPCon</w:t>
      </w:r>
      <w:proofErr w:type="spellEnd"/>
      <w:ins w:id="47" w:author="Khananusit, Sarida GIZ TH" w:date="2020-08-26T12:09:00Z">
        <w:r w:rsidR="0065528C" w:rsidRPr="00300CE9">
          <w:rPr>
            <w:rFonts w:asciiTheme="majorHAnsi" w:hAnsiTheme="majorHAnsi" w:cstheme="majorHAnsi"/>
            <w:sz w:val="22"/>
            <w:szCs w:val="22"/>
          </w:rPr>
          <w:t>, an SRP member,</w:t>
        </w:r>
      </w:ins>
      <w:r w:rsidRPr="00300CE9">
        <w:rPr>
          <w:rFonts w:asciiTheme="majorHAnsi" w:hAnsiTheme="majorHAnsi" w:cstheme="majorHAnsi"/>
          <w:sz w:val="22"/>
          <w:szCs w:val="22"/>
        </w:rPr>
        <w:t xml:space="preserve"> and separated into two separate documents, based on their respective audiences.</w:t>
      </w:r>
    </w:p>
    <w:p w14:paraId="0E3EE2F5" w14:textId="11EE6C82" w:rsidR="009F0A8B" w:rsidRPr="00300CE9" w:rsidRDefault="009F0A8B" w:rsidP="009F0A8B">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The first of these documents is the </w:t>
      </w:r>
      <w:r w:rsidRPr="00300CE9">
        <w:rPr>
          <w:rFonts w:asciiTheme="majorHAnsi" w:hAnsiTheme="majorHAnsi" w:cstheme="majorHAnsi"/>
          <w:b/>
          <w:bCs/>
          <w:sz w:val="22"/>
          <w:szCs w:val="22"/>
        </w:rPr>
        <w:t>SRP Internal Management System (IMS) Standard for Producer Groups operating under the SRP Standard for Sustainable Rice Cultivation</w:t>
      </w:r>
      <w:r w:rsidRPr="00300CE9">
        <w:rPr>
          <w:rFonts w:asciiTheme="majorHAnsi" w:hAnsiTheme="majorHAnsi" w:cstheme="majorHAnsi"/>
          <w:sz w:val="22"/>
          <w:szCs w:val="22"/>
        </w:rPr>
        <w:t xml:space="preserve">. This document sets out the formal requirements used by internal and external auditors to assess compliance of the IMS, and against which the IMS can evaluate itself. </w:t>
      </w:r>
    </w:p>
    <w:p w14:paraId="1D959557" w14:textId="7DD7A206" w:rsidR="009F0A8B" w:rsidRPr="00300CE9" w:rsidRDefault="009F0A8B" w:rsidP="009F0A8B">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The second document (the current document) is the </w:t>
      </w:r>
      <w:bookmarkStart w:id="48" w:name="_Hlk49064061"/>
      <w:r w:rsidRPr="00300CE9">
        <w:rPr>
          <w:rFonts w:asciiTheme="majorHAnsi" w:hAnsiTheme="majorHAnsi" w:cstheme="majorHAnsi"/>
          <w:b/>
          <w:bCs/>
          <w:sz w:val="22"/>
          <w:szCs w:val="22"/>
        </w:rPr>
        <w:t>SRP Internal Management System (IMS) Guidelines for Producer Groups operating under the SRP Standard for Sustainable Rice Cultivation</w:t>
      </w:r>
      <w:bookmarkEnd w:id="48"/>
      <w:r w:rsidRPr="00300CE9">
        <w:rPr>
          <w:rFonts w:asciiTheme="majorHAnsi" w:hAnsiTheme="majorHAnsi" w:cstheme="majorHAnsi"/>
          <w:sz w:val="22"/>
          <w:szCs w:val="22"/>
        </w:rPr>
        <w:t>. This document is designed to guide producer groups in the proper function of the IMS to ensure effective and transparent organisation and management of the group.</w:t>
      </w:r>
    </w:p>
    <w:p w14:paraId="64FCE5FE" w14:textId="539D8569" w:rsidR="003B6B07" w:rsidRPr="00300CE9" w:rsidRDefault="009F0A8B" w:rsidP="00300CE9">
      <w:pPr>
        <w:spacing w:after="240"/>
        <w:jc w:val="both"/>
        <w:rPr>
          <w:rFonts w:asciiTheme="majorHAnsi" w:hAnsiTheme="majorHAnsi" w:cstheme="majorHAnsi"/>
          <w:sz w:val="22"/>
          <w:szCs w:val="22"/>
        </w:rPr>
      </w:pPr>
      <w:bookmarkStart w:id="49" w:name="_Hlk49071524"/>
      <w:r w:rsidRPr="00300CE9">
        <w:rPr>
          <w:rFonts w:asciiTheme="majorHAnsi" w:hAnsiTheme="majorHAnsi" w:cstheme="majorHAnsi"/>
          <w:sz w:val="22"/>
          <w:szCs w:val="22"/>
        </w:rPr>
        <w:t xml:space="preserve">Both documents are available for download at the SRP website: </w:t>
      </w:r>
      <w:hyperlink r:id="rId15" w:history="1">
        <w:r w:rsidRPr="00300CE9">
          <w:rPr>
            <w:rStyle w:val="Hyperlink"/>
            <w:rFonts w:asciiTheme="majorHAnsi" w:hAnsiTheme="majorHAnsi" w:cstheme="majorHAnsi"/>
            <w:sz w:val="22"/>
            <w:szCs w:val="22"/>
          </w:rPr>
          <w:t>www.sustainablerice.org</w:t>
        </w:r>
      </w:hyperlink>
      <w:r w:rsidRPr="00300CE9">
        <w:rPr>
          <w:rFonts w:asciiTheme="majorHAnsi" w:hAnsiTheme="majorHAnsi" w:cstheme="majorHAnsi"/>
          <w:sz w:val="22"/>
          <w:szCs w:val="22"/>
        </w:rPr>
        <w:t xml:space="preserve"> </w:t>
      </w:r>
      <w:bookmarkEnd w:id="49"/>
    </w:p>
    <w:p w14:paraId="4286CCE1" w14:textId="10CC6AC9" w:rsidR="00860D66" w:rsidRPr="00624C73" w:rsidRDefault="00005E18" w:rsidP="00507475">
      <w:pPr>
        <w:pStyle w:val="Heading2"/>
        <w:ind w:left="810" w:hanging="792"/>
      </w:pPr>
      <w:bookmarkStart w:id="50" w:name="_Toc49348893"/>
      <w:r w:rsidRPr="00300CE9">
        <w:t>H</w:t>
      </w:r>
      <w:r w:rsidR="003B6B07" w:rsidRPr="00300CE9">
        <w:t xml:space="preserve">ow does this document relate to </w:t>
      </w:r>
      <w:r w:rsidR="00860D66" w:rsidRPr="00300CE9">
        <w:t xml:space="preserve">the </w:t>
      </w:r>
      <w:r w:rsidR="003B6B07" w:rsidRPr="00300CE9">
        <w:t>SRP Standard</w:t>
      </w:r>
      <w:r w:rsidRPr="00300CE9">
        <w:t>?</w:t>
      </w:r>
      <w:bookmarkEnd w:id="50"/>
      <w:r w:rsidRPr="00300CE9">
        <w:t xml:space="preserve"> </w:t>
      </w:r>
    </w:p>
    <w:p w14:paraId="066C8DBD" w14:textId="77777777" w:rsidR="009F0A8B" w:rsidRPr="00300CE9" w:rsidRDefault="009F0A8B" w:rsidP="00812FE9">
      <w:pPr>
        <w:jc w:val="both"/>
        <w:rPr>
          <w:rFonts w:asciiTheme="majorHAnsi" w:hAnsiTheme="majorHAnsi" w:cstheme="majorHAnsi"/>
          <w:sz w:val="22"/>
          <w:szCs w:val="22"/>
        </w:rPr>
      </w:pPr>
      <w:bookmarkStart w:id="51" w:name="_Hlk42543339"/>
      <w:r w:rsidRPr="00300CE9">
        <w:rPr>
          <w:rFonts w:asciiTheme="majorHAnsi" w:hAnsiTheme="majorHAnsi" w:cstheme="majorHAnsi"/>
          <w:sz w:val="22"/>
          <w:szCs w:val="22"/>
        </w:rPr>
        <w:t>It is the responsibility of either the group or individual farmers to demonstrate compliance with the requirements under the SRP Standard. For groups of farmers this can only be achieved by means of a functioning IMS. This document lists the requirements to measure results and identify measures for continuous improvement at IMS level.</w:t>
      </w:r>
    </w:p>
    <w:p w14:paraId="0D863E3D" w14:textId="77777777" w:rsidR="009F0A8B" w:rsidRPr="00300CE9" w:rsidRDefault="009F0A8B" w:rsidP="00812FE9">
      <w:pPr>
        <w:jc w:val="both"/>
        <w:rPr>
          <w:rFonts w:asciiTheme="majorHAnsi" w:hAnsiTheme="majorHAnsi" w:cstheme="majorHAnsi"/>
          <w:sz w:val="22"/>
          <w:szCs w:val="22"/>
        </w:rPr>
      </w:pPr>
    </w:p>
    <w:p w14:paraId="720E74F0" w14:textId="00845DAF" w:rsidR="009F0A8B" w:rsidRPr="00300CE9" w:rsidRDefault="009F0A8B" w:rsidP="00812FE9">
      <w:pPr>
        <w:jc w:val="both"/>
        <w:rPr>
          <w:rFonts w:asciiTheme="majorHAnsi" w:hAnsiTheme="majorHAnsi" w:cstheme="majorHAnsi"/>
          <w:sz w:val="22"/>
          <w:szCs w:val="22"/>
        </w:rPr>
      </w:pPr>
      <w:r w:rsidRPr="00300CE9">
        <w:rPr>
          <w:rFonts w:asciiTheme="majorHAnsi" w:hAnsiTheme="majorHAnsi" w:cstheme="majorHAnsi"/>
          <w:sz w:val="22"/>
          <w:szCs w:val="22"/>
        </w:rPr>
        <w:t>To meet the needs of a wide variety of industry and supply chain partners, a the</w:t>
      </w:r>
      <w:r w:rsidRPr="00300CE9">
        <w:rPr>
          <w:rFonts w:asciiTheme="majorHAnsi" w:hAnsiTheme="majorHAnsi" w:cstheme="majorHAnsi"/>
          <w:b/>
          <w:sz w:val="22"/>
          <w:szCs w:val="22"/>
          <w:lang w:val="en-US"/>
        </w:rPr>
        <w:t xml:space="preserve"> SRP Assurance Scheme</w:t>
      </w:r>
      <w:r w:rsidRPr="00300CE9">
        <w:rPr>
          <w:rFonts w:asciiTheme="majorHAnsi" w:hAnsiTheme="majorHAnsi" w:cstheme="majorHAnsi"/>
          <w:sz w:val="22"/>
          <w:szCs w:val="22"/>
          <w:lang w:val="en-US"/>
        </w:rPr>
        <w:t xml:space="preserve"> offers three </w:t>
      </w:r>
      <w:ins w:id="52" w:author="Khananusit, Sarida GIZ TH" w:date="2020-08-26T12:13:00Z">
        <w:r w:rsidR="00FB5E26" w:rsidRPr="00300CE9">
          <w:rPr>
            <w:rFonts w:asciiTheme="majorHAnsi" w:hAnsiTheme="majorHAnsi" w:cstheme="majorHAnsi"/>
            <w:sz w:val="22"/>
            <w:szCs w:val="22"/>
            <w:lang w:val="en-US"/>
          </w:rPr>
          <w:t xml:space="preserve">assurance </w:t>
        </w:r>
      </w:ins>
      <w:r w:rsidRPr="00300CE9">
        <w:rPr>
          <w:rFonts w:asciiTheme="majorHAnsi" w:hAnsiTheme="majorHAnsi" w:cstheme="majorHAnsi"/>
          <w:sz w:val="22"/>
          <w:szCs w:val="22"/>
          <w:lang w:val="en-US"/>
        </w:rPr>
        <w:t>levels</w:t>
      </w:r>
      <w:del w:id="53" w:author="Khananusit, Sarida GIZ TH" w:date="2020-08-26T12:13:00Z">
        <w:r w:rsidRPr="00300CE9" w:rsidDel="00FB5E26">
          <w:rPr>
            <w:rFonts w:asciiTheme="majorHAnsi" w:hAnsiTheme="majorHAnsi" w:cstheme="majorHAnsi"/>
            <w:sz w:val="22"/>
            <w:szCs w:val="22"/>
            <w:lang w:val="en-US"/>
          </w:rPr>
          <w:delText xml:space="preserve"> of assurance</w:delText>
        </w:r>
      </w:del>
      <w:r w:rsidRPr="00300CE9">
        <w:rPr>
          <w:rFonts w:asciiTheme="majorHAnsi" w:hAnsiTheme="majorHAnsi" w:cstheme="majorHAnsi"/>
          <w:sz w:val="22"/>
          <w:szCs w:val="22"/>
          <w:lang w:val="en-US"/>
        </w:rPr>
        <w:t xml:space="preserve">, and has been developed </w:t>
      </w:r>
      <w:r w:rsidRPr="00300CE9">
        <w:rPr>
          <w:rFonts w:asciiTheme="majorHAnsi" w:hAnsiTheme="majorHAnsi" w:cstheme="majorHAnsi"/>
          <w:sz w:val="22"/>
          <w:szCs w:val="22"/>
        </w:rPr>
        <w:t xml:space="preserve">in line with the </w:t>
      </w:r>
      <w:hyperlink r:id="rId16" w:history="1">
        <w:r w:rsidRPr="00300CE9">
          <w:rPr>
            <w:rStyle w:val="Hyperlink"/>
            <w:rFonts w:asciiTheme="majorHAnsi" w:hAnsiTheme="majorHAnsi" w:cstheme="majorHAnsi"/>
            <w:sz w:val="22"/>
            <w:szCs w:val="22"/>
          </w:rPr>
          <w:t>ISEAL Assurance Code version 2.0</w:t>
        </w:r>
      </w:hyperlink>
      <w:r w:rsidRPr="00300CE9">
        <w:rPr>
          <w:rFonts w:asciiTheme="majorHAnsi" w:hAnsiTheme="majorHAnsi" w:cstheme="majorHAnsi"/>
          <w:sz w:val="22"/>
          <w:szCs w:val="22"/>
        </w:rPr>
        <w:t xml:space="preserve">. </w:t>
      </w:r>
      <w:r w:rsidRPr="00300CE9">
        <w:rPr>
          <w:rFonts w:asciiTheme="majorHAnsi" w:hAnsiTheme="majorHAnsi" w:cstheme="majorHAnsi"/>
          <w:sz w:val="22"/>
          <w:szCs w:val="22"/>
          <w:lang w:val="en-US"/>
        </w:rPr>
        <w:t xml:space="preserve">which guarantees the </w:t>
      </w:r>
      <w:proofErr w:type="spellStart"/>
      <w:r w:rsidRPr="00300CE9">
        <w:rPr>
          <w:rFonts w:asciiTheme="majorHAnsi" w:hAnsiTheme="majorHAnsi" w:cstheme="majorHAnsi"/>
          <w:sz w:val="22"/>
          <w:szCs w:val="22"/>
          <w:lang w:val="en-US"/>
        </w:rPr>
        <w:t>programme’s</w:t>
      </w:r>
      <w:proofErr w:type="spellEnd"/>
      <w:r w:rsidRPr="00300CE9">
        <w:rPr>
          <w:rFonts w:asciiTheme="majorHAnsi" w:hAnsiTheme="majorHAnsi" w:cstheme="majorHAnsi"/>
          <w:sz w:val="22"/>
          <w:szCs w:val="22"/>
          <w:lang w:val="en-US"/>
        </w:rPr>
        <w:t xml:space="preserve"> integrity, </w:t>
      </w:r>
      <w:proofErr w:type="gramStart"/>
      <w:r w:rsidRPr="00300CE9">
        <w:rPr>
          <w:rFonts w:asciiTheme="majorHAnsi" w:hAnsiTheme="majorHAnsi" w:cstheme="majorHAnsi"/>
          <w:sz w:val="22"/>
          <w:szCs w:val="22"/>
          <w:lang w:val="en-US"/>
        </w:rPr>
        <w:t>transparency</w:t>
      </w:r>
      <w:proofErr w:type="gramEnd"/>
      <w:r w:rsidRPr="00300CE9">
        <w:rPr>
          <w:rFonts w:asciiTheme="majorHAnsi" w:hAnsiTheme="majorHAnsi" w:cstheme="majorHAnsi"/>
          <w:sz w:val="22"/>
          <w:szCs w:val="22"/>
          <w:lang w:val="en-US"/>
        </w:rPr>
        <w:t xml:space="preserve"> and credibility</w:t>
      </w:r>
      <w:r w:rsidRPr="00300CE9">
        <w:rPr>
          <w:rFonts w:asciiTheme="majorHAnsi" w:hAnsiTheme="majorHAnsi" w:cstheme="majorHAnsi"/>
          <w:sz w:val="22"/>
          <w:szCs w:val="22"/>
        </w:rPr>
        <w:t xml:space="preserve">. Each of the three assurance levels is differentiated by its own compliance rules as well as associated claims that Implementers are permitted to make. </w:t>
      </w:r>
    </w:p>
    <w:p w14:paraId="2FA8FFAB" w14:textId="77777777" w:rsidR="009F0A8B" w:rsidRPr="00300CE9" w:rsidRDefault="009F0A8B" w:rsidP="00812FE9">
      <w:pPr>
        <w:jc w:val="both"/>
        <w:rPr>
          <w:rFonts w:asciiTheme="majorHAnsi" w:hAnsiTheme="majorHAnsi" w:cstheme="majorHAnsi"/>
          <w:sz w:val="22"/>
          <w:szCs w:val="22"/>
        </w:rPr>
      </w:pPr>
    </w:p>
    <w:p w14:paraId="2F98BA9F" w14:textId="1EA27F06" w:rsidR="004A2DD6" w:rsidRDefault="009F0A8B" w:rsidP="00300CE9">
      <w:pPr>
        <w:jc w:val="both"/>
        <w:rPr>
          <w:rFonts w:asciiTheme="majorHAnsi" w:hAnsiTheme="majorHAnsi" w:cstheme="majorHAnsi"/>
          <w:sz w:val="22"/>
          <w:szCs w:val="22"/>
        </w:rPr>
      </w:pPr>
      <w:r w:rsidRPr="00300CE9">
        <w:rPr>
          <w:rFonts w:asciiTheme="majorHAnsi" w:hAnsiTheme="majorHAnsi" w:cstheme="majorHAnsi"/>
          <w:b/>
          <w:sz w:val="22"/>
          <w:szCs w:val="22"/>
        </w:rPr>
        <w:t>Implementers</w:t>
      </w:r>
      <w:r w:rsidRPr="00300CE9">
        <w:rPr>
          <w:rFonts w:asciiTheme="majorHAnsi" w:hAnsiTheme="majorHAnsi" w:cstheme="majorHAnsi"/>
          <w:sz w:val="22"/>
          <w:szCs w:val="22"/>
        </w:rPr>
        <w:t xml:space="preserve"> (e.g. Producers/Producer groups, millers, processors, or producer organizations) need to adopt and implement the SRP Standard and policies listed below as a minimum, before they can be verified by an </w:t>
      </w:r>
      <w:ins w:id="54" w:author="Khananusit, Sarida GIZ TH" w:date="2020-08-26T12:13:00Z">
        <w:r w:rsidR="00FB5E26" w:rsidRPr="00300CE9">
          <w:rPr>
            <w:rFonts w:asciiTheme="majorHAnsi" w:hAnsiTheme="majorHAnsi" w:cstheme="majorHAnsi"/>
            <w:sz w:val="22"/>
            <w:szCs w:val="22"/>
          </w:rPr>
          <w:t xml:space="preserve">SRP </w:t>
        </w:r>
      </w:ins>
      <w:r w:rsidRPr="00300CE9">
        <w:rPr>
          <w:rFonts w:asciiTheme="majorHAnsi" w:hAnsiTheme="majorHAnsi" w:cstheme="majorHAnsi"/>
          <w:sz w:val="22"/>
          <w:szCs w:val="22"/>
        </w:rPr>
        <w:t xml:space="preserve">Approved </w:t>
      </w:r>
      <w:del w:id="55" w:author="Khananusit, Sarida GIZ TH" w:date="2020-08-26T12:13:00Z">
        <w:r w:rsidRPr="00300CE9" w:rsidDel="00FB5E26">
          <w:rPr>
            <w:rFonts w:asciiTheme="majorHAnsi" w:hAnsiTheme="majorHAnsi" w:cstheme="majorHAnsi"/>
            <w:sz w:val="22"/>
            <w:szCs w:val="22"/>
          </w:rPr>
          <w:delText xml:space="preserve">SRP </w:delText>
        </w:r>
      </w:del>
      <w:r w:rsidRPr="00300CE9">
        <w:rPr>
          <w:rFonts w:asciiTheme="majorHAnsi" w:hAnsiTheme="majorHAnsi" w:cstheme="majorHAnsi"/>
          <w:sz w:val="22"/>
          <w:szCs w:val="22"/>
        </w:rPr>
        <w:t xml:space="preserve">VB. Optionally, implementers can call upon the support of a </w:t>
      </w:r>
      <w:r w:rsidRPr="00300CE9">
        <w:rPr>
          <w:rFonts w:asciiTheme="majorHAnsi" w:hAnsiTheme="majorHAnsi" w:cstheme="majorHAnsi"/>
          <w:b/>
          <w:sz w:val="22"/>
          <w:szCs w:val="22"/>
        </w:rPr>
        <w:t>Facilitator</w:t>
      </w:r>
      <w:r w:rsidRPr="00300CE9">
        <w:rPr>
          <w:rFonts w:asciiTheme="majorHAnsi" w:hAnsiTheme="majorHAnsi" w:cstheme="majorHAnsi"/>
          <w:sz w:val="22"/>
          <w:szCs w:val="22"/>
        </w:rPr>
        <w:t>. Please note that the SRP Performance Indicators are an optional tool that complement the SRP Standard by measuring impact of adoption; however, they are not part of the formal verification process.</w:t>
      </w:r>
    </w:p>
    <w:p w14:paraId="5AEFBC81" w14:textId="77777777" w:rsidR="00300CE9" w:rsidRPr="00300CE9" w:rsidRDefault="00300CE9" w:rsidP="00300CE9">
      <w:pPr>
        <w:jc w:val="both"/>
        <w:rPr>
          <w:rFonts w:asciiTheme="majorHAnsi" w:hAnsiTheme="majorHAnsi" w:cstheme="majorHAnsi"/>
          <w:sz w:val="22"/>
          <w:szCs w:val="22"/>
        </w:rPr>
      </w:pPr>
    </w:p>
    <w:tbl>
      <w:tblPr>
        <w:tblStyle w:val="TableGrid"/>
        <w:tblpPr w:leftFromText="180" w:rightFromText="180" w:vertAnchor="text" w:tblpY="1"/>
        <w:tblOverlap w:val="never"/>
        <w:tblW w:w="9085" w:type="dxa"/>
        <w:tblLook w:val="04A0" w:firstRow="1" w:lastRow="0" w:firstColumn="1" w:lastColumn="0" w:noHBand="0" w:noVBand="1"/>
      </w:tblPr>
      <w:tblGrid>
        <w:gridCol w:w="2551"/>
        <w:gridCol w:w="6534"/>
      </w:tblGrid>
      <w:tr w:rsidR="004A2DD6" w:rsidRPr="00300CE9" w14:paraId="0A1CD786" w14:textId="77777777" w:rsidTr="00300CE9">
        <w:tc>
          <w:tcPr>
            <w:tcW w:w="2551" w:type="dxa"/>
            <w:shd w:val="clear" w:color="auto" w:fill="000000" w:themeFill="text1"/>
          </w:tcPr>
          <w:p w14:paraId="113C3DBB" w14:textId="77777777" w:rsidR="004A2DD6" w:rsidRPr="00300CE9" w:rsidRDefault="004A2DD6" w:rsidP="00393AE5">
            <w:pPr>
              <w:jc w:val="both"/>
              <w:rPr>
                <w:rFonts w:asciiTheme="majorHAnsi" w:hAnsiTheme="majorHAnsi" w:cstheme="majorHAnsi"/>
                <w:b/>
                <w:sz w:val="20"/>
                <w:szCs w:val="20"/>
              </w:rPr>
            </w:pPr>
            <w:r w:rsidRPr="00300CE9">
              <w:rPr>
                <w:rFonts w:asciiTheme="majorHAnsi" w:hAnsiTheme="majorHAnsi" w:cstheme="majorHAnsi"/>
                <w:b/>
                <w:sz w:val="20"/>
                <w:szCs w:val="20"/>
              </w:rPr>
              <w:t>Standard/ Policy:</w:t>
            </w:r>
          </w:p>
        </w:tc>
        <w:tc>
          <w:tcPr>
            <w:tcW w:w="6534" w:type="dxa"/>
            <w:shd w:val="clear" w:color="auto" w:fill="000000" w:themeFill="text1"/>
          </w:tcPr>
          <w:p w14:paraId="4F18EBDA" w14:textId="77777777" w:rsidR="004A2DD6" w:rsidRPr="00300CE9" w:rsidRDefault="004A2DD6" w:rsidP="00393AE5">
            <w:pPr>
              <w:jc w:val="both"/>
              <w:rPr>
                <w:rFonts w:asciiTheme="majorHAnsi" w:hAnsiTheme="majorHAnsi" w:cstheme="majorHAnsi"/>
                <w:b/>
                <w:sz w:val="20"/>
                <w:szCs w:val="20"/>
              </w:rPr>
            </w:pPr>
            <w:r w:rsidRPr="00300CE9">
              <w:rPr>
                <w:rFonts w:asciiTheme="majorHAnsi" w:hAnsiTheme="majorHAnsi" w:cstheme="majorHAnsi"/>
                <w:b/>
                <w:sz w:val="20"/>
                <w:szCs w:val="20"/>
              </w:rPr>
              <w:t>Applicable to:</w:t>
            </w:r>
          </w:p>
        </w:tc>
      </w:tr>
      <w:tr w:rsidR="004A2DD6" w:rsidRPr="00300CE9" w14:paraId="538765EA" w14:textId="77777777" w:rsidTr="00300CE9">
        <w:tc>
          <w:tcPr>
            <w:tcW w:w="2551" w:type="dxa"/>
          </w:tcPr>
          <w:p w14:paraId="0F84F48B" w14:textId="77777777" w:rsidR="004A2DD6" w:rsidRPr="00300CE9" w:rsidRDefault="004A2DD6" w:rsidP="00393AE5">
            <w:pPr>
              <w:jc w:val="both"/>
              <w:rPr>
                <w:rFonts w:asciiTheme="majorHAnsi" w:hAnsiTheme="majorHAnsi" w:cstheme="majorHAnsi"/>
                <w:sz w:val="20"/>
                <w:szCs w:val="20"/>
              </w:rPr>
            </w:pPr>
            <w:r w:rsidRPr="00300CE9">
              <w:rPr>
                <w:rFonts w:asciiTheme="majorHAnsi" w:hAnsiTheme="majorHAnsi" w:cstheme="majorHAnsi"/>
                <w:sz w:val="20"/>
                <w:szCs w:val="20"/>
              </w:rPr>
              <w:t>SRP Standard</w:t>
            </w:r>
          </w:p>
        </w:tc>
        <w:tc>
          <w:tcPr>
            <w:tcW w:w="6534" w:type="dxa"/>
          </w:tcPr>
          <w:p w14:paraId="7AA62932" w14:textId="742907E0" w:rsidR="004A2DD6" w:rsidRPr="00300CE9" w:rsidRDefault="00C747DD" w:rsidP="00393AE5">
            <w:pPr>
              <w:jc w:val="both"/>
              <w:rPr>
                <w:rFonts w:asciiTheme="majorHAnsi" w:hAnsiTheme="majorHAnsi" w:cstheme="majorHAnsi"/>
                <w:sz w:val="20"/>
                <w:szCs w:val="20"/>
              </w:rPr>
            </w:pPr>
            <w:r w:rsidRPr="00300CE9">
              <w:rPr>
                <w:rFonts w:asciiTheme="majorHAnsi" w:hAnsiTheme="majorHAnsi" w:cstheme="majorHAnsi"/>
                <w:sz w:val="20"/>
                <w:szCs w:val="20"/>
              </w:rPr>
              <w:t xml:space="preserve">Single owner </w:t>
            </w:r>
            <w:r w:rsidR="006251BE" w:rsidRPr="00300CE9">
              <w:rPr>
                <w:rFonts w:asciiTheme="majorHAnsi" w:hAnsiTheme="majorHAnsi" w:cstheme="majorHAnsi"/>
                <w:sz w:val="20"/>
                <w:szCs w:val="20"/>
              </w:rPr>
              <w:t>p</w:t>
            </w:r>
            <w:r w:rsidR="0046774B" w:rsidRPr="00300CE9">
              <w:rPr>
                <w:rFonts w:asciiTheme="majorHAnsi" w:hAnsiTheme="majorHAnsi" w:cstheme="majorHAnsi"/>
                <w:sz w:val="20"/>
                <w:szCs w:val="20"/>
              </w:rPr>
              <w:t>roducer</w:t>
            </w:r>
            <w:r w:rsidR="004A2DD6" w:rsidRPr="00300CE9">
              <w:rPr>
                <w:rFonts w:asciiTheme="majorHAnsi" w:hAnsiTheme="majorHAnsi" w:cstheme="majorHAnsi"/>
                <w:sz w:val="20"/>
                <w:szCs w:val="20"/>
              </w:rPr>
              <w:t xml:space="preserve"> / </w:t>
            </w:r>
            <w:r w:rsidR="0046774B" w:rsidRPr="00300CE9">
              <w:rPr>
                <w:rFonts w:asciiTheme="majorHAnsi" w:hAnsiTheme="majorHAnsi" w:cstheme="majorHAnsi"/>
                <w:sz w:val="20"/>
                <w:szCs w:val="20"/>
              </w:rPr>
              <w:t>Producer</w:t>
            </w:r>
            <w:r w:rsidR="004A2DD6" w:rsidRPr="00300CE9">
              <w:rPr>
                <w:rFonts w:asciiTheme="majorHAnsi" w:hAnsiTheme="majorHAnsi" w:cstheme="majorHAnsi"/>
                <w:sz w:val="20"/>
                <w:szCs w:val="20"/>
              </w:rPr>
              <w:t xml:space="preserve"> Group</w:t>
            </w:r>
          </w:p>
        </w:tc>
      </w:tr>
      <w:tr w:rsidR="004A2DD6" w:rsidRPr="00300CE9" w14:paraId="6A56AD38" w14:textId="77777777" w:rsidTr="00300CE9">
        <w:tc>
          <w:tcPr>
            <w:tcW w:w="2551" w:type="dxa"/>
          </w:tcPr>
          <w:p w14:paraId="0C5D9A80" w14:textId="54E38095" w:rsidR="004A2DD6" w:rsidRPr="00300CE9" w:rsidRDefault="00393AE5" w:rsidP="00393AE5">
            <w:pPr>
              <w:jc w:val="both"/>
              <w:rPr>
                <w:rFonts w:asciiTheme="majorHAnsi" w:hAnsiTheme="majorHAnsi" w:cstheme="majorHAnsi"/>
                <w:sz w:val="20"/>
                <w:szCs w:val="20"/>
              </w:rPr>
            </w:pPr>
            <w:r w:rsidRPr="00300CE9">
              <w:rPr>
                <w:rFonts w:asciiTheme="majorHAnsi" w:hAnsiTheme="majorHAnsi" w:cstheme="majorHAnsi"/>
                <w:sz w:val="20"/>
                <w:szCs w:val="20"/>
              </w:rPr>
              <w:t>I</w:t>
            </w:r>
            <w:r w:rsidR="004A2DD6" w:rsidRPr="00300CE9">
              <w:rPr>
                <w:rFonts w:asciiTheme="majorHAnsi" w:hAnsiTheme="majorHAnsi" w:cstheme="majorHAnsi"/>
                <w:sz w:val="20"/>
                <w:szCs w:val="20"/>
              </w:rPr>
              <w:t>MS Standard</w:t>
            </w:r>
          </w:p>
        </w:tc>
        <w:tc>
          <w:tcPr>
            <w:tcW w:w="6534" w:type="dxa"/>
          </w:tcPr>
          <w:p w14:paraId="7DFCE7D4" w14:textId="65201C0D" w:rsidR="004A2DD6" w:rsidRPr="00300CE9" w:rsidRDefault="00B11CB6" w:rsidP="00393AE5">
            <w:pPr>
              <w:jc w:val="both"/>
              <w:rPr>
                <w:rFonts w:asciiTheme="majorHAnsi" w:hAnsiTheme="majorHAnsi" w:cstheme="majorHAnsi"/>
                <w:sz w:val="20"/>
                <w:szCs w:val="20"/>
              </w:rPr>
            </w:pPr>
            <w:r w:rsidRPr="00300CE9">
              <w:rPr>
                <w:rFonts w:asciiTheme="majorHAnsi" w:hAnsiTheme="majorHAnsi" w:cstheme="majorHAnsi"/>
                <w:sz w:val="20"/>
                <w:szCs w:val="20"/>
              </w:rPr>
              <w:t xml:space="preserve">Single owner </w:t>
            </w:r>
            <w:proofErr w:type="gramStart"/>
            <w:r w:rsidR="006251BE" w:rsidRPr="00300CE9">
              <w:rPr>
                <w:rFonts w:asciiTheme="majorHAnsi" w:hAnsiTheme="majorHAnsi" w:cstheme="majorHAnsi"/>
                <w:sz w:val="20"/>
                <w:szCs w:val="20"/>
              </w:rPr>
              <w:t>p</w:t>
            </w:r>
            <w:r w:rsidR="0046774B" w:rsidRPr="00300CE9">
              <w:rPr>
                <w:rFonts w:asciiTheme="majorHAnsi" w:hAnsiTheme="majorHAnsi" w:cstheme="majorHAnsi"/>
                <w:sz w:val="20"/>
                <w:szCs w:val="20"/>
              </w:rPr>
              <w:t xml:space="preserve">roducer </w:t>
            </w:r>
            <w:r w:rsidR="006251BE" w:rsidRPr="00300CE9">
              <w:rPr>
                <w:rFonts w:asciiTheme="majorHAnsi" w:hAnsiTheme="majorHAnsi" w:cstheme="majorHAnsi"/>
                <w:sz w:val="20"/>
                <w:szCs w:val="20"/>
              </w:rPr>
              <w:t xml:space="preserve"> with</w:t>
            </w:r>
            <w:proofErr w:type="gramEnd"/>
            <w:r w:rsidR="006251BE" w:rsidRPr="00300CE9">
              <w:rPr>
                <w:rFonts w:asciiTheme="majorHAnsi" w:hAnsiTheme="majorHAnsi" w:cstheme="majorHAnsi"/>
                <w:sz w:val="20"/>
                <w:szCs w:val="20"/>
              </w:rPr>
              <w:t xml:space="preserve"> multi-site farms </w:t>
            </w:r>
            <w:r w:rsidR="0046774B" w:rsidRPr="00300CE9">
              <w:rPr>
                <w:rFonts w:asciiTheme="majorHAnsi" w:hAnsiTheme="majorHAnsi" w:cstheme="majorHAnsi"/>
                <w:sz w:val="20"/>
                <w:szCs w:val="20"/>
              </w:rPr>
              <w:t>/ Producer Group</w:t>
            </w:r>
          </w:p>
        </w:tc>
      </w:tr>
      <w:tr w:rsidR="00E2317A" w:rsidRPr="00300CE9" w14:paraId="37B7FA71" w14:textId="77777777" w:rsidTr="00300CE9">
        <w:tc>
          <w:tcPr>
            <w:tcW w:w="2551" w:type="dxa"/>
          </w:tcPr>
          <w:p w14:paraId="2F2B5DDC" w14:textId="4C1B27A0" w:rsidR="00E2317A" w:rsidRPr="00300CE9" w:rsidRDefault="00E2317A" w:rsidP="00FC1696">
            <w:pPr>
              <w:jc w:val="both"/>
              <w:rPr>
                <w:rFonts w:asciiTheme="majorHAnsi" w:hAnsiTheme="majorHAnsi" w:cstheme="majorHAnsi"/>
                <w:sz w:val="20"/>
                <w:szCs w:val="20"/>
              </w:rPr>
            </w:pPr>
            <w:r w:rsidRPr="00300CE9">
              <w:rPr>
                <w:rFonts w:asciiTheme="majorHAnsi" w:hAnsiTheme="majorHAnsi" w:cstheme="majorHAnsi"/>
                <w:sz w:val="20"/>
                <w:szCs w:val="20"/>
              </w:rPr>
              <w:t xml:space="preserve">SCRS Standard </w:t>
            </w:r>
          </w:p>
        </w:tc>
        <w:tc>
          <w:tcPr>
            <w:tcW w:w="6534" w:type="dxa"/>
          </w:tcPr>
          <w:p w14:paraId="3B314411" w14:textId="3D5C7EDE" w:rsidR="00E2317A" w:rsidRPr="00300CE9" w:rsidRDefault="00E2317A" w:rsidP="00393AE5">
            <w:pPr>
              <w:jc w:val="both"/>
              <w:rPr>
                <w:rFonts w:asciiTheme="majorHAnsi" w:hAnsiTheme="majorHAnsi" w:cstheme="majorHAnsi"/>
                <w:sz w:val="20"/>
                <w:szCs w:val="20"/>
              </w:rPr>
            </w:pPr>
            <w:r w:rsidRPr="00300CE9">
              <w:rPr>
                <w:rFonts w:asciiTheme="majorHAnsi" w:hAnsiTheme="majorHAnsi" w:cstheme="majorHAnsi"/>
                <w:sz w:val="20"/>
                <w:szCs w:val="20"/>
              </w:rPr>
              <w:t>Supply Chain Partners</w:t>
            </w:r>
          </w:p>
          <w:p w14:paraId="2DBC9BF6" w14:textId="014673B4" w:rsidR="00E2317A" w:rsidRPr="00300CE9" w:rsidRDefault="00E2317A" w:rsidP="00393AE5">
            <w:pPr>
              <w:jc w:val="both"/>
              <w:rPr>
                <w:rFonts w:asciiTheme="majorHAnsi" w:hAnsiTheme="majorHAnsi" w:cstheme="majorHAnsi"/>
                <w:color w:val="FF0000"/>
                <w:sz w:val="20"/>
                <w:szCs w:val="20"/>
              </w:rPr>
            </w:pPr>
            <w:r w:rsidRPr="00300CE9">
              <w:rPr>
                <w:rFonts w:asciiTheme="majorHAnsi" w:hAnsiTheme="majorHAnsi" w:cstheme="majorHAnsi"/>
                <w:sz w:val="20"/>
                <w:szCs w:val="20"/>
              </w:rPr>
              <w:t>Miller/Processor/</w:t>
            </w:r>
            <w:r w:rsidR="0046774B" w:rsidRPr="00300CE9">
              <w:rPr>
                <w:rFonts w:asciiTheme="majorHAnsi" w:hAnsiTheme="majorHAnsi" w:cstheme="majorHAnsi"/>
                <w:sz w:val="20"/>
                <w:szCs w:val="20"/>
              </w:rPr>
              <w:t>Producer</w:t>
            </w:r>
            <w:r w:rsidRPr="00300CE9">
              <w:rPr>
                <w:rFonts w:asciiTheme="majorHAnsi" w:hAnsiTheme="majorHAnsi" w:cstheme="majorHAnsi"/>
                <w:sz w:val="20"/>
                <w:szCs w:val="20"/>
              </w:rPr>
              <w:t xml:space="preserve"> organization</w:t>
            </w:r>
          </w:p>
        </w:tc>
      </w:tr>
      <w:tr w:rsidR="00E2317A" w:rsidRPr="00300CE9" w14:paraId="458092CD" w14:textId="77777777" w:rsidTr="00300CE9">
        <w:trPr>
          <w:trHeight w:val="70"/>
        </w:trPr>
        <w:tc>
          <w:tcPr>
            <w:tcW w:w="2551" w:type="dxa"/>
          </w:tcPr>
          <w:p w14:paraId="280FA53B" w14:textId="5D1C5209" w:rsidR="00E2317A" w:rsidRPr="00300CE9" w:rsidRDefault="00E2317A" w:rsidP="00393AE5">
            <w:pPr>
              <w:jc w:val="both"/>
              <w:rPr>
                <w:rFonts w:asciiTheme="majorHAnsi" w:hAnsiTheme="majorHAnsi" w:cstheme="majorHAnsi"/>
                <w:sz w:val="20"/>
                <w:szCs w:val="20"/>
              </w:rPr>
            </w:pPr>
            <w:r w:rsidRPr="00300CE9">
              <w:rPr>
                <w:rFonts w:asciiTheme="majorHAnsi" w:hAnsiTheme="majorHAnsi" w:cstheme="majorHAnsi"/>
                <w:sz w:val="20"/>
                <w:szCs w:val="20"/>
              </w:rPr>
              <w:t xml:space="preserve">SRP Assurance Scheme </w:t>
            </w:r>
          </w:p>
        </w:tc>
        <w:tc>
          <w:tcPr>
            <w:tcW w:w="6534" w:type="dxa"/>
          </w:tcPr>
          <w:p w14:paraId="7B429CA6" w14:textId="1BE10C58" w:rsidR="00E2317A" w:rsidRPr="00300CE9" w:rsidRDefault="00E2317A" w:rsidP="00393AE5">
            <w:pPr>
              <w:jc w:val="both"/>
              <w:rPr>
                <w:rFonts w:asciiTheme="majorHAnsi" w:hAnsiTheme="majorHAnsi" w:cstheme="majorHAnsi"/>
                <w:sz w:val="20"/>
                <w:szCs w:val="20"/>
              </w:rPr>
            </w:pPr>
            <w:r w:rsidRPr="00300CE9">
              <w:rPr>
                <w:rFonts w:asciiTheme="majorHAnsi" w:hAnsiTheme="majorHAnsi" w:cstheme="majorHAnsi"/>
                <w:sz w:val="20"/>
                <w:szCs w:val="20"/>
              </w:rPr>
              <w:t xml:space="preserve">All </w:t>
            </w:r>
            <w:r w:rsidR="005425A0" w:rsidRPr="00300CE9">
              <w:rPr>
                <w:rFonts w:asciiTheme="majorHAnsi" w:hAnsiTheme="majorHAnsi" w:cstheme="majorHAnsi"/>
                <w:sz w:val="20"/>
                <w:szCs w:val="20"/>
              </w:rPr>
              <w:t>Actors</w:t>
            </w:r>
          </w:p>
        </w:tc>
      </w:tr>
    </w:tbl>
    <w:p w14:paraId="546EBC86" w14:textId="77777777" w:rsidR="00300CE9" w:rsidRDefault="00300CE9" w:rsidP="00812FE9">
      <w:pPr>
        <w:jc w:val="both"/>
        <w:rPr>
          <w:rFonts w:asciiTheme="majorHAnsi" w:hAnsiTheme="majorHAnsi" w:cstheme="majorHAnsi"/>
          <w:b/>
          <w:sz w:val="22"/>
          <w:szCs w:val="22"/>
        </w:rPr>
      </w:pPr>
    </w:p>
    <w:p w14:paraId="2A4D0B2A" w14:textId="6D3C76B8" w:rsidR="00812FE9" w:rsidRPr="00300CE9" w:rsidRDefault="00812FE9" w:rsidP="00812FE9">
      <w:pPr>
        <w:jc w:val="both"/>
        <w:rPr>
          <w:rFonts w:asciiTheme="majorHAnsi" w:hAnsiTheme="majorHAnsi" w:cstheme="majorHAnsi"/>
          <w:sz w:val="22"/>
          <w:szCs w:val="22"/>
        </w:rPr>
      </w:pPr>
      <w:r w:rsidRPr="00300CE9">
        <w:rPr>
          <w:rFonts w:asciiTheme="majorHAnsi" w:hAnsiTheme="majorHAnsi" w:cstheme="majorHAnsi"/>
          <w:b/>
          <w:sz w:val="22"/>
          <w:szCs w:val="22"/>
        </w:rPr>
        <w:t>Producers/ Producer Groups/ Miller/ Processors/ Producer organizations</w:t>
      </w:r>
      <w:r w:rsidRPr="00300CE9">
        <w:rPr>
          <w:rFonts w:asciiTheme="majorHAnsi" w:hAnsiTheme="majorHAnsi" w:cstheme="majorHAnsi"/>
          <w:bCs/>
          <w:sz w:val="22"/>
          <w:szCs w:val="22"/>
        </w:rPr>
        <w:t xml:space="preserve"> may choose the most appropriate assurance level for their own production context. Producers and Produ</w:t>
      </w:r>
      <w:r w:rsidRPr="00300CE9">
        <w:rPr>
          <w:rFonts w:asciiTheme="majorHAnsi" w:hAnsiTheme="majorHAnsi" w:cstheme="majorHAnsi"/>
          <w:sz w:val="22"/>
          <w:szCs w:val="22"/>
        </w:rPr>
        <w:t xml:space="preserve">cer Groups </w:t>
      </w:r>
      <w:r w:rsidRPr="00300CE9">
        <w:rPr>
          <w:rFonts w:asciiTheme="majorHAnsi" w:hAnsiTheme="majorHAnsi" w:cstheme="majorHAnsi"/>
          <w:sz w:val="22"/>
          <w:szCs w:val="22"/>
        </w:rPr>
        <w:lastRenderedPageBreak/>
        <w:t>meeting the compliance requirements of the SRP Standard and policies for their chosen assurance level, may reach either the compliance status “</w:t>
      </w:r>
      <w:r w:rsidRPr="00300CE9">
        <w:rPr>
          <w:rFonts w:asciiTheme="majorHAnsi" w:hAnsiTheme="majorHAnsi" w:cstheme="majorHAnsi"/>
          <w:b/>
          <w:sz w:val="22"/>
          <w:szCs w:val="22"/>
        </w:rPr>
        <w:t xml:space="preserve">SRP </w:t>
      </w:r>
      <w:r w:rsidR="0031379B" w:rsidRPr="00300CE9">
        <w:rPr>
          <w:rFonts w:asciiTheme="majorHAnsi" w:hAnsiTheme="majorHAnsi" w:cstheme="majorHAnsi"/>
          <w:b/>
          <w:sz w:val="22"/>
          <w:szCs w:val="22"/>
        </w:rPr>
        <w:t>Verified</w:t>
      </w:r>
      <w:r w:rsidRPr="00300CE9">
        <w:rPr>
          <w:rFonts w:asciiTheme="majorHAnsi" w:hAnsiTheme="majorHAnsi" w:cstheme="majorHAnsi"/>
          <w:sz w:val="22"/>
          <w:szCs w:val="22"/>
        </w:rPr>
        <w:t>” or “</w:t>
      </w:r>
      <w:r w:rsidRPr="00300CE9">
        <w:rPr>
          <w:rFonts w:asciiTheme="majorHAnsi" w:hAnsiTheme="majorHAnsi" w:cstheme="majorHAnsi"/>
          <w:b/>
          <w:sz w:val="22"/>
          <w:szCs w:val="22"/>
        </w:rPr>
        <w:t>Working toward</w:t>
      </w:r>
      <w:del w:id="56" w:author="Khananusit, Sarida GIZ TH" w:date="2020-08-26T12:13:00Z">
        <w:r w:rsidRPr="00300CE9" w:rsidDel="00FB5E26">
          <w:rPr>
            <w:rFonts w:asciiTheme="majorHAnsi" w:hAnsiTheme="majorHAnsi" w:cstheme="majorHAnsi"/>
            <w:b/>
            <w:sz w:val="22"/>
            <w:szCs w:val="22"/>
          </w:rPr>
          <w:delText>s</w:delText>
        </w:r>
      </w:del>
      <w:r w:rsidRPr="00300CE9">
        <w:rPr>
          <w:rFonts w:asciiTheme="majorHAnsi" w:hAnsiTheme="majorHAnsi" w:cstheme="majorHAnsi"/>
          <w:b/>
          <w:sz w:val="22"/>
          <w:szCs w:val="22"/>
        </w:rPr>
        <w:t xml:space="preserve"> </w:t>
      </w:r>
      <w:r w:rsidR="0031379B" w:rsidRPr="00300CE9">
        <w:rPr>
          <w:rFonts w:asciiTheme="majorHAnsi" w:hAnsiTheme="majorHAnsi" w:cstheme="majorHAnsi"/>
          <w:b/>
          <w:sz w:val="22"/>
          <w:szCs w:val="22"/>
        </w:rPr>
        <w:t xml:space="preserve">sustainable rice </w:t>
      </w:r>
      <w:del w:id="57" w:author="Khananusit, Sarida GIZ TH" w:date="2020-08-26T12:13:00Z">
        <w:r w:rsidR="0031379B" w:rsidRPr="00300CE9" w:rsidDel="00FB5E26">
          <w:rPr>
            <w:rFonts w:asciiTheme="majorHAnsi" w:hAnsiTheme="majorHAnsi" w:cstheme="majorHAnsi"/>
            <w:b/>
            <w:sz w:val="22"/>
            <w:szCs w:val="22"/>
          </w:rPr>
          <w:delText>farming</w:delText>
        </w:r>
      </w:del>
      <w:ins w:id="58" w:author="Khananusit, Sarida GIZ TH" w:date="2020-08-26T12:13:00Z">
        <w:r w:rsidR="00FB5E26" w:rsidRPr="00300CE9">
          <w:rPr>
            <w:rFonts w:asciiTheme="majorHAnsi" w:hAnsiTheme="majorHAnsi" w:cstheme="majorHAnsi"/>
            <w:b/>
            <w:sz w:val="22"/>
            <w:szCs w:val="22"/>
          </w:rPr>
          <w:t>cultivation</w:t>
        </w:r>
      </w:ins>
      <w:r w:rsidRPr="00300CE9">
        <w:rPr>
          <w:rFonts w:asciiTheme="majorHAnsi" w:hAnsiTheme="majorHAnsi" w:cstheme="majorHAnsi"/>
          <w:sz w:val="22"/>
          <w:szCs w:val="22"/>
        </w:rPr>
        <w:t>”. To maintain the status of ‘working toward</w:t>
      </w:r>
      <w:del w:id="59" w:author="Khananusit, Sarida GIZ TH" w:date="2020-08-26T12:13:00Z">
        <w:r w:rsidRPr="00300CE9" w:rsidDel="00FB5E26">
          <w:rPr>
            <w:rFonts w:asciiTheme="majorHAnsi" w:hAnsiTheme="majorHAnsi" w:cstheme="majorHAnsi"/>
            <w:sz w:val="22"/>
            <w:szCs w:val="22"/>
          </w:rPr>
          <w:delText>s</w:delText>
        </w:r>
      </w:del>
      <w:r w:rsidRPr="00300CE9">
        <w:rPr>
          <w:rFonts w:asciiTheme="majorHAnsi" w:hAnsiTheme="majorHAnsi" w:cstheme="majorHAnsi"/>
          <w:sz w:val="22"/>
          <w:szCs w:val="22"/>
        </w:rPr>
        <w:t xml:space="preserve"> </w:t>
      </w:r>
      <w:r w:rsidR="0031379B" w:rsidRPr="00300CE9">
        <w:rPr>
          <w:rFonts w:asciiTheme="majorHAnsi" w:hAnsiTheme="majorHAnsi" w:cstheme="majorHAnsi"/>
          <w:sz w:val="22"/>
          <w:szCs w:val="22"/>
        </w:rPr>
        <w:t xml:space="preserve">sustainable rice </w:t>
      </w:r>
      <w:del w:id="60" w:author="Khananusit, Sarida GIZ TH" w:date="2020-08-26T12:13:00Z">
        <w:r w:rsidR="0031379B" w:rsidRPr="00300CE9" w:rsidDel="00FB5E26">
          <w:rPr>
            <w:rFonts w:asciiTheme="majorHAnsi" w:hAnsiTheme="majorHAnsi" w:cstheme="majorHAnsi"/>
            <w:sz w:val="22"/>
            <w:szCs w:val="22"/>
          </w:rPr>
          <w:delText>farming</w:delText>
        </w:r>
      </w:del>
      <w:ins w:id="61" w:author="Khananusit, Sarida GIZ TH" w:date="2020-08-26T12:13:00Z">
        <w:r w:rsidR="00FB5E26" w:rsidRPr="00300CE9">
          <w:rPr>
            <w:rFonts w:asciiTheme="majorHAnsi" w:hAnsiTheme="majorHAnsi" w:cstheme="majorHAnsi"/>
            <w:sz w:val="22"/>
            <w:szCs w:val="22"/>
          </w:rPr>
          <w:t>cultiv</w:t>
        </w:r>
      </w:ins>
      <w:ins w:id="62" w:author="Khananusit, Sarida GIZ TH" w:date="2020-08-26T12:14:00Z">
        <w:r w:rsidR="00FB5E26" w:rsidRPr="00300CE9">
          <w:rPr>
            <w:rFonts w:asciiTheme="majorHAnsi" w:hAnsiTheme="majorHAnsi" w:cstheme="majorHAnsi"/>
            <w:sz w:val="22"/>
            <w:szCs w:val="22"/>
          </w:rPr>
          <w:t>ation’</w:t>
        </w:r>
      </w:ins>
      <w:r w:rsidRPr="00300CE9">
        <w:rPr>
          <w:rFonts w:asciiTheme="majorHAnsi" w:hAnsiTheme="majorHAnsi" w:cstheme="majorHAnsi"/>
          <w:sz w:val="22"/>
          <w:szCs w:val="22"/>
        </w:rPr>
        <w:t>, annual improvements in performance are expected. For details please refer to the SRP Assurance Scheme v 1.3 document.</w:t>
      </w:r>
    </w:p>
    <w:p w14:paraId="68B2084C" w14:textId="77777777" w:rsidR="00812FE9" w:rsidRPr="00300CE9" w:rsidRDefault="00812FE9" w:rsidP="00812FE9">
      <w:pPr>
        <w:jc w:val="both"/>
        <w:rPr>
          <w:rFonts w:asciiTheme="majorHAnsi" w:hAnsiTheme="majorHAnsi" w:cstheme="majorHAnsi"/>
          <w:sz w:val="22"/>
          <w:szCs w:val="22"/>
        </w:rPr>
      </w:pPr>
    </w:p>
    <w:p w14:paraId="10F534BD" w14:textId="79C5EA4C" w:rsidR="00812FE9" w:rsidRPr="00300CE9" w:rsidRDefault="00812FE9" w:rsidP="00812FE9">
      <w:pPr>
        <w:jc w:val="both"/>
        <w:rPr>
          <w:rFonts w:asciiTheme="majorHAnsi" w:hAnsiTheme="majorHAnsi" w:cstheme="majorHAnsi"/>
          <w:sz w:val="22"/>
          <w:szCs w:val="22"/>
        </w:rPr>
      </w:pPr>
      <w:r w:rsidRPr="00300CE9">
        <w:rPr>
          <w:rFonts w:asciiTheme="majorHAnsi" w:hAnsiTheme="majorHAnsi" w:cstheme="majorHAnsi"/>
          <w:sz w:val="22"/>
          <w:szCs w:val="22"/>
        </w:rPr>
        <w:t xml:space="preserve">Implementers such as rice millers, processors or producer organizations aiming to serve as an SRP </w:t>
      </w:r>
      <w:ins w:id="63" w:author="Khananusit, Sarida GIZ TH" w:date="2020-08-26T12:14:00Z">
        <w:r w:rsidR="00FB5E26" w:rsidRPr="00300CE9">
          <w:rPr>
            <w:rFonts w:asciiTheme="majorHAnsi" w:hAnsiTheme="majorHAnsi" w:cstheme="majorHAnsi"/>
            <w:sz w:val="22"/>
            <w:szCs w:val="22"/>
          </w:rPr>
          <w:t>A</w:t>
        </w:r>
      </w:ins>
      <w:del w:id="64" w:author="Khananusit, Sarida GIZ TH" w:date="2020-08-26T12:14:00Z">
        <w:r w:rsidRPr="00300CE9" w:rsidDel="00FB5E26">
          <w:rPr>
            <w:rFonts w:asciiTheme="majorHAnsi" w:hAnsiTheme="majorHAnsi" w:cstheme="majorHAnsi"/>
            <w:sz w:val="22"/>
            <w:szCs w:val="22"/>
          </w:rPr>
          <w:delText>a</w:delText>
        </w:r>
      </w:del>
      <w:r w:rsidRPr="00300CE9">
        <w:rPr>
          <w:rFonts w:asciiTheme="majorHAnsi" w:hAnsiTheme="majorHAnsi" w:cstheme="majorHAnsi"/>
          <w:sz w:val="22"/>
          <w:szCs w:val="22"/>
        </w:rPr>
        <w:t xml:space="preserve">pproved </w:t>
      </w:r>
      <w:del w:id="65" w:author="Khananusit, Sarida GIZ TH" w:date="2020-08-26T12:14:00Z">
        <w:r w:rsidRPr="00300CE9" w:rsidDel="00FB5E26">
          <w:rPr>
            <w:rFonts w:asciiTheme="majorHAnsi" w:hAnsiTheme="majorHAnsi" w:cstheme="majorHAnsi"/>
            <w:sz w:val="22"/>
            <w:szCs w:val="22"/>
          </w:rPr>
          <w:delText>Verification Body</w:delText>
        </w:r>
      </w:del>
      <w:ins w:id="66" w:author="Khananusit, Sarida GIZ TH" w:date="2020-08-26T12:14:00Z">
        <w:r w:rsidR="00FB5E26" w:rsidRPr="00300CE9">
          <w:rPr>
            <w:rFonts w:asciiTheme="majorHAnsi" w:hAnsiTheme="majorHAnsi" w:cstheme="majorHAnsi"/>
            <w:sz w:val="22"/>
            <w:szCs w:val="22"/>
          </w:rPr>
          <w:t>VB</w:t>
        </w:r>
      </w:ins>
      <w:r w:rsidRPr="00300CE9">
        <w:rPr>
          <w:rFonts w:asciiTheme="majorHAnsi" w:hAnsiTheme="majorHAnsi" w:cstheme="majorHAnsi"/>
          <w:sz w:val="22"/>
          <w:szCs w:val="22"/>
        </w:rPr>
        <w:t xml:space="preserve"> for </w:t>
      </w:r>
      <w:ins w:id="67" w:author="Khananusit, Sarida GIZ TH" w:date="2020-08-26T12:14:00Z">
        <w:r w:rsidR="00FB5E26" w:rsidRPr="00300CE9">
          <w:rPr>
            <w:rFonts w:asciiTheme="majorHAnsi" w:hAnsiTheme="majorHAnsi" w:cstheme="majorHAnsi"/>
            <w:sz w:val="22"/>
            <w:szCs w:val="22"/>
          </w:rPr>
          <w:t xml:space="preserve">Assurance </w:t>
        </w:r>
      </w:ins>
      <w:r w:rsidRPr="00300CE9">
        <w:rPr>
          <w:rFonts w:asciiTheme="majorHAnsi" w:hAnsiTheme="majorHAnsi" w:cstheme="majorHAnsi"/>
          <w:sz w:val="22"/>
          <w:szCs w:val="22"/>
        </w:rPr>
        <w:t xml:space="preserve">Level 2 </w:t>
      </w:r>
      <w:del w:id="68" w:author="Khananusit, Sarida GIZ TH" w:date="2020-08-26T12:14:00Z">
        <w:r w:rsidRPr="00300CE9" w:rsidDel="00FB5E26">
          <w:rPr>
            <w:rFonts w:asciiTheme="majorHAnsi" w:hAnsiTheme="majorHAnsi" w:cstheme="majorHAnsi"/>
            <w:sz w:val="22"/>
            <w:szCs w:val="22"/>
          </w:rPr>
          <w:delText xml:space="preserve">assurance </w:delText>
        </w:r>
      </w:del>
      <w:r w:rsidRPr="00300CE9">
        <w:rPr>
          <w:rFonts w:asciiTheme="majorHAnsi" w:hAnsiTheme="majorHAnsi" w:cstheme="majorHAnsi"/>
          <w:sz w:val="22"/>
          <w:szCs w:val="22"/>
        </w:rPr>
        <w:t>must meet all applicable requirements in the SRP Assurance Scheme. The use of the ‘SRP-Verified’ logo and associated claims is governed by a Chain of Custody (</w:t>
      </w:r>
      <w:proofErr w:type="spellStart"/>
      <w:r w:rsidRPr="00300CE9">
        <w:rPr>
          <w:rFonts w:asciiTheme="majorHAnsi" w:hAnsiTheme="majorHAnsi" w:cstheme="majorHAnsi"/>
          <w:sz w:val="22"/>
          <w:szCs w:val="22"/>
        </w:rPr>
        <w:t>CoC</w:t>
      </w:r>
      <w:proofErr w:type="spellEnd"/>
      <w:r w:rsidRPr="00300CE9">
        <w:rPr>
          <w:rFonts w:asciiTheme="majorHAnsi" w:hAnsiTheme="majorHAnsi" w:cstheme="majorHAnsi"/>
          <w:sz w:val="22"/>
          <w:szCs w:val="22"/>
        </w:rPr>
        <w:t xml:space="preserve">) model provided by a VB, which must align with the SRP Assurance Scheme and SRP Communication </w:t>
      </w:r>
      <w:bookmarkStart w:id="69" w:name="_Hlk49071843"/>
      <w:r w:rsidRPr="00300CE9">
        <w:rPr>
          <w:rFonts w:asciiTheme="majorHAnsi" w:hAnsiTheme="majorHAnsi" w:cstheme="majorHAnsi"/>
          <w:sz w:val="22"/>
          <w:szCs w:val="22"/>
        </w:rPr>
        <w:t xml:space="preserve">and Claims/Logo Guideline (Annex 7 to the </w:t>
      </w:r>
      <w:ins w:id="70" w:author="Khananusit, Sarida GIZ TH" w:date="2020-08-26T12:14:00Z">
        <w:r w:rsidR="00FB5E26" w:rsidRPr="00300CE9">
          <w:rPr>
            <w:rFonts w:asciiTheme="majorHAnsi" w:hAnsiTheme="majorHAnsi" w:cstheme="majorHAnsi"/>
            <w:sz w:val="22"/>
            <w:szCs w:val="22"/>
          </w:rPr>
          <w:t xml:space="preserve">SRP </w:t>
        </w:r>
      </w:ins>
      <w:r w:rsidRPr="00300CE9">
        <w:rPr>
          <w:rFonts w:asciiTheme="majorHAnsi" w:hAnsiTheme="majorHAnsi" w:cstheme="majorHAnsi"/>
          <w:sz w:val="22"/>
          <w:szCs w:val="22"/>
        </w:rPr>
        <w:t>Assurance Scheme).</w:t>
      </w:r>
      <w:bookmarkEnd w:id="69"/>
    </w:p>
    <w:p w14:paraId="29F4E412" w14:textId="77777777" w:rsidR="00812FE9" w:rsidRPr="00300CE9" w:rsidRDefault="00812FE9" w:rsidP="00812FE9">
      <w:pPr>
        <w:jc w:val="both"/>
        <w:rPr>
          <w:rFonts w:asciiTheme="majorHAnsi" w:hAnsiTheme="majorHAnsi" w:cstheme="majorHAnsi"/>
          <w:sz w:val="22"/>
          <w:szCs w:val="22"/>
        </w:rPr>
      </w:pPr>
    </w:p>
    <w:p w14:paraId="32DE3CDD" w14:textId="77777777" w:rsidR="00812FE9" w:rsidRPr="00300CE9" w:rsidRDefault="00812FE9" w:rsidP="00812FE9">
      <w:pPr>
        <w:jc w:val="both"/>
        <w:rPr>
          <w:rFonts w:asciiTheme="majorHAnsi" w:hAnsiTheme="majorHAnsi" w:cstheme="majorHAnsi"/>
          <w:sz w:val="22"/>
          <w:szCs w:val="22"/>
        </w:rPr>
      </w:pPr>
      <w:r w:rsidRPr="00300CE9">
        <w:rPr>
          <w:rFonts w:asciiTheme="majorHAnsi" w:hAnsiTheme="majorHAnsi" w:cstheme="majorHAnsi"/>
          <w:sz w:val="22"/>
          <w:szCs w:val="22"/>
        </w:rPr>
        <w:t xml:space="preserve">Upon successful verification by the SRP Approved VB, the Implementer will receive </w:t>
      </w:r>
      <w:proofErr w:type="gramStart"/>
      <w:r w:rsidRPr="00300CE9">
        <w:rPr>
          <w:rFonts w:asciiTheme="majorHAnsi" w:hAnsiTheme="majorHAnsi" w:cstheme="majorHAnsi"/>
          <w:sz w:val="22"/>
          <w:szCs w:val="22"/>
        </w:rPr>
        <w:t>a</w:t>
      </w:r>
      <w:proofErr w:type="gramEnd"/>
      <w:r w:rsidRPr="00300CE9">
        <w:rPr>
          <w:rFonts w:asciiTheme="majorHAnsi" w:hAnsiTheme="majorHAnsi" w:cstheme="majorHAnsi"/>
          <w:sz w:val="22"/>
          <w:szCs w:val="22"/>
        </w:rPr>
        <w:t xml:space="preserve"> </w:t>
      </w:r>
      <w:r w:rsidRPr="00300CE9">
        <w:rPr>
          <w:rFonts w:asciiTheme="majorHAnsi" w:hAnsiTheme="majorHAnsi" w:cstheme="majorHAnsi"/>
          <w:b/>
          <w:sz w:val="22"/>
          <w:szCs w:val="22"/>
        </w:rPr>
        <w:t>SRP Verification Statement</w:t>
      </w:r>
      <w:r w:rsidRPr="00300CE9">
        <w:rPr>
          <w:rStyle w:val="FootnoteReference"/>
          <w:rFonts w:asciiTheme="majorHAnsi" w:hAnsiTheme="majorHAnsi" w:cstheme="majorHAnsi"/>
          <w:sz w:val="22"/>
          <w:szCs w:val="22"/>
        </w:rPr>
        <w:footnoteReference w:id="1"/>
      </w:r>
      <w:r w:rsidRPr="00300CE9">
        <w:rPr>
          <w:rFonts w:asciiTheme="majorHAnsi" w:hAnsiTheme="majorHAnsi" w:cstheme="majorHAnsi"/>
          <w:sz w:val="22"/>
          <w:szCs w:val="22"/>
        </w:rPr>
        <w:t xml:space="preserve"> that specifies the conditions of the chosen assurance level, such as the compliance score, compliance status, verified volume, permitted claims and traceability level.</w:t>
      </w:r>
    </w:p>
    <w:p w14:paraId="4A146EF7" w14:textId="77777777" w:rsidR="00812FE9" w:rsidRPr="00300CE9" w:rsidRDefault="00812FE9" w:rsidP="00812FE9">
      <w:pPr>
        <w:jc w:val="both"/>
        <w:rPr>
          <w:rFonts w:asciiTheme="majorHAnsi" w:hAnsiTheme="majorHAnsi" w:cstheme="majorHAnsi"/>
          <w:sz w:val="22"/>
          <w:szCs w:val="22"/>
        </w:rPr>
      </w:pPr>
    </w:p>
    <w:p w14:paraId="0BFA6BF0" w14:textId="39675109" w:rsidR="004A2DD6" w:rsidRPr="00300CE9" w:rsidRDefault="00B914A2" w:rsidP="00812FE9">
      <w:pPr>
        <w:spacing w:after="120"/>
        <w:jc w:val="both"/>
        <w:rPr>
          <w:rFonts w:asciiTheme="majorHAnsi" w:hAnsiTheme="majorHAnsi" w:cstheme="majorHAnsi"/>
          <w:sz w:val="22"/>
          <w:szCs w:val="22"/>
        </w:rPr>
      </w:pPr>
      <w:r w:rsidRPr="00300CE9">
        <w:rPr>
          <w:rFonts w:asciiTheme="majorHAnsi" w:hAnsiTheme="majorHAnsi" w:cstheme="majorHAnsi"/>
          <w:sz w:val="22"/>
          <w:szCs w:val="22"/>
          <w:lang w:val="en-US"/>
        </w:rPr>
        <w:t>F</w:t>
      </w:r>
      <w:r w:rsidR="004A2DD6" w:rsidRPr="00300CE9">
        <w:rPr>
          <w:rFonts w:asciiTheme="majorHAnsi" w:hAnsiTheme="majorHAnsi" w:cstheme="majorHAnsi"/>
          <w:sz w:val="22"/>
          <w:szCs w:val="22"/>
          <w:lang w:val="en-US"/>
        </w:rPr>
        <w:t xml:space="preserve">or each assurance level, the process of verification is described, as well as the rights and obligations for: </w:t>
      </w:r>
    </w:p>
    <w:p w14:paraId="210B9E58" w14:textId="6F2EFCE8" w:rsidR="004A2DD6" w:rsidRPr="00300CE9" w:rsidRDefault="004A2DD6" w:rsidP="008E58B3">
      <w:pPr>
        <w:pStyle w:val="ListParagraph"/>
        <w:numPr>
          <w:ilvl w:val="0"/>
          <w:numId w:val="13"/>
        </w:numPr>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the</w:t>
      </w:r>
      <w:r w:rsidRPr="00300CE9">
        <w:rPr>
          <w:rFonts w:asciiTheme="majorHAnsi" w:hAnsiTheme="majorHAnsi" w:cstheme="majorHAnsi"/>
          <w:b/>
          <w:sz w:val="22"/>
          <w:szCs w:val="22"/>
          <w:lang w:val="en-US"/>
        </w:rPr>
        <w:t xml:space="preserve"> Standard Setting Organization</w:t>
      </w:r>
      <w:r w:rsidRPr="00300CE9">
        <w:rPr>
          <w:rFonts w:asciiTheme="majorHAnsi" w:hAnsiTheme="majorHAnsi" w:cstheme="majorHAnsi"/>
          <w:sz w:val="22"/>
          <w:szCs w:val="22"/>
          <w:lang w:val="en-US"/>
        </w:rPr>
        <w:t xml:space="preserve"> </w:t>
      </w:r>
      <w:r w:rsidR="004655CF" w:rsidRPr="00300CE9">
        <w:rPr>
          <w:rFonts w:asciiTheme="majorHAnsi" w:hAnsiTheme="majorHAnsi" w:cstheme="majorHAnsi"/>
          <w:sz w:val="22"/>
          <w:szCs w:val="22"/>
          <w:lang w:val="en-US"/>
        </w:rPr>
        <w:t>(</w:t>
      </w:r>
      <w:r w:rsidRPr="00300CE9">
        <w:rPr>
          <w:rFonts w:asciiTheme="majorHAnsi" w:hAnsiTheme="majorHAnsi" w:cstheme="majorHAnsi"/>
          <w:sz w:val="22"/>
          <w:szCs w:val="22"/>
          <w:lang w:val="en-US"/>
        </w:rPr>
        <w:t>SRP</w:t>
      </w:r>
      <w:proofErr w:type="gramStart"/>
      <w:r w:rsidR="004655CF" w:rsidRPr="00300CE9">
        <w:rPr>
          <w:rFonts w:asciiTheme="majorHAnsi" w:hAnsiTheme="majorHAnsi" w:cstheme="majorHAnsi"/>
          <w:sz w:val="22"/>
          <w:szCs w:val="22"/>
          <w:lang w:val="en-US"/>
        </w:rPr>
        <w:t>);</w:t>
      </w:r>
      <w:proofErr w:type="gramEnd"/>
      <w:r w:rsidRPr="00300CE9">
        <w:rPr>
          <w:rFonts w:asciiTheme="majorHAnsi" w:hAnsiTheme="majorHAnsi" w:cstheme="majorHAnsi"/>
          <w:sz w:val="22"/>
          <w:szCs w:val="22"/>
          <w:lang w:val="en-US"/>
        </w:rPr>
        <w:t xml:space="preserve"> </w:t>
      </w:r>
    </w:p>
    <w:p w14:paraId="55C66CBC" w14:textId="5E81668C" w:rsidR="004A2DD6" w:rsidRPr="00300CE9" w:rsidRDefault="004A2DD6" w:rsidP="008E58B3">
      <w:pPr>
        <w:pStyle w:val="ListParagraph"/>
        <w:numPr>
          <w:ilvl w:val="0"/>
          <w:numId w:val="13"/>
        </w:numPr>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 xml:space="preserve">the </w:t>
      </w:r>
      <w:r w:rsidRPr="00300CE9">
        <w:rPr>
          <w:rFonts w:asciiTheme="majorHAnsi" w:hAnsiTheme="majorHAnsi" w:cstheme="majorHAnsi"/>
          <w:b/>
          <w:sz w:val="22"/>
          <w:szCs w:val="22"/>
          <w:lang w:val="en-US"/>
        </w:rPr>
        <w:t>Assurance Service Provider</w:t>
      </w:r>
      <w:r w:rsidR="004655CF" w:rsidRPr="00300CE9">
        <w:rPr>
          <w:rFonts w:asciiTheme="majorHAnsi" w:hAnsiTheme="majorHAnsi" w:cstheme="majorHAnsi"/>
          <w:sz w:val="22"/>
          <w:szCs w:val="22"/>
          <w:lang w:val="en-US"/>
        </w:rPr>
        <w:t xml:space="preserve"> (</w:t>
      </w:r>
      <w:r w:rsidR="00D2781E" w:rsidRPr="00300CE9">
        <w:rPr>
          <w:rFonts w:asciiTheme="majorHAnsi" w:hAnsiTheme="majorHAnsi" w:cstheme="majorHAnsi"/>
          <w:sz w:val="22"/>
          <w:szCs w:val="22"/>
          <w:lang w:val="en-US"/>
        </w:rPr>
        <w:t>GLOBALG.A.P</w:t>
      </w:r>
      <w:r w:rsidR="0046774B" w:rsidRPr="00300CE9">
        <w:rPr>
          <w:rFonts w:asciiTheme="majorHAnsi" w:hAnsiTheme="majorHAnsi" w:cstheme="majorHAnsi"/>
          <w:sz w:val="22"/>
          <w:szCs w:val="22"/>
          <w:lang w:val="en-US"/>
        </w:rPr>
        <w:t>.</w:t>
      </w:r>
      <w:proofErr w:type="gramStart"/>
      <w:r w:rsidR="004655CF" w:rsidRPr="00300CE9">
        <w:rPr>
          <w:rFonts w:asciiTheme="majorHAnsi" w:hAnsiTheme="majorHAnsi" w:cstheme="majorHAnsi"/>
          <w:sz w:val="22"/>
          <w:szCs w:val="22"/>
          <w:lang w:val="en-US"/>
        </w:rPr>
        <w:t>)</w:t>
      </w:r>
      <w:ins w:id="71" w:author="Khananusit, Sarida GIZ TH" w:date="2020-08-26T12:14:00Z">
        <w:r w:rsidR="00FB5E26" w:rsidRPr="00300CE9">
          <w:rPr>
            <w:rFonts w:asciiTheme="majorHAnsi" w:hAnsiTheme="majorHAnsi" w:cstheme="majorHAnsi"/>
            <w:sz w:val="22"/>
            <w:szCs w:val="22"/>
            <w:lang w:val="en-US"/>
          </w:rPr>
          <w:t>;</w:t>
        </w:r>
      </w:ins>
      <w:proofErr w:type="gramEnd"/>
      <w:r w:rsidRPr="00300CE9">
        <w:rPr>
          <w:rFonts w:asciiTheme="majorHAnsi" w:hAnsiTheme="majorHAnsi" w:cstheme="majorHAnsi"/>
          <w:sz w:val="22"/>
          <w:szCs w:val="22"/>
          <w:lang w:val="en-US"/>
        </w:rPr>
        <w:t xml:space="preserve"> </w:t>
      </w:r>
    </w:p>
    <w:p w14:paraId="38464F2D" w14:textId="2547E818" w:rsidR="004A2DD6" w:rsidRPr="00300CE9" w:rsidRDefault="004A2DD6" w:rsidP="00D2781E">
      <w:pPr>
        <w:pStyle w:val="ListParagraph"/>
        <w:numPr>
          <w:ilvl w:val="0"/>
          <w:numId w:val="13"/>
        </w:numPr>
        <w:rPr>
          <w:rFonts w:asciiTheme="majorHAnsi" w:hAnsiTheme="majorHAnsi" w:cstheme="majorHAnsi"/>
          <w:b/>
          <w:sz w:val="22"/>
          <w:szCs w:val="22"/>
          <w:lang w:val="en-US"/>
        </w:rPr>
      </w:pPr>
      <w:r w:rsidRPr="00300CE9">
        <w:rPr>
          <w:rFonts w:asciiTheme="majorHAnsi" w:hAnsiTheme="majorHAnsi" w:cstheme="majorHAnsi"/>
          <w:sz w:val="22"/>
          <w:szCs w:val="22"/>
          <w:lang w:val="en-US"/>
        </w:rPr>
        <w:t xml:space="preserve">the </w:t>
      </w:r>
      <w:r w:rsidRPr="00300CE9">
        <w:rPr>
          <w:rFonts w:asciiTheme="majorHAnsi" w:hAnsiTheme="majorHAnsi" w:cstheme="majorHAnsi"/>
          <w:b/>
          <w:sz w:val="22"/>
          <w:szCs w:val="22"/>
          <w:lang w:val="en-US"/>
        </w:rPr>
        <w:t>Implementer</w:t>
      </w:r>
      <w:r w:rsidR="004655CF" w:rsidRPr="00300CE9">
        <w:rPr>
          <w:rFonts w:asciiTheme="majorHAnsi" w:hAnsiTheme="majorHAnsi" w:cstheme="majorHAnsi"/>
          <w:sz w:val="22"/>
          <w:szCs w:val="22"/>
          <w:lang w:val="en-US"/>
        </w:rPr>
        <w:t xml:space="preserve"> (</w:t>
      </w:r>
      <w:r w:rsidR="0046774B" w:rsidRPr="00300CE9">
        <w:rPr>
          <w:rFonts w:asciiTheme="majorHAnsi" w:hAnsiTheme="majorHAnsi" w:cstheme="majorHAnsi"/>
          <w:b/>
          <w:sz w:val="22"/>
          <w:szCs w:val="22"/>
          <w:lang w:val="en-US"/>
        </w:rPr>
        <w:t>Producer</w:t>
      </w:r>
      <w:r w:rsidRPr="00300CE9">
        <w:rPr>
          <w:rFonts w:asciiTheme="majorHAnsi" w:hAnsiTheme="majorHAnsi" w:cstheme="majorHAnsi"/>
          <w:b/>
          <w:sz w:val="22"/>
          <w:szCs w:val="22"/>
          <w:lang w:val="en-US"/>
        </w:rPr>
        <w:t>/</w:t>
      </w:r>
      <w:r w:rsidR="007455A6" w:rsidRPr="00300CE9">
        <w:rPr>
          <w:rFonts w:asciiTheme="majorHAnsi" w:hAnsiTheme="majorHAnsi" w:cstheme="majorHAnsi"/>
          <w:b/>
          <w:sz w:val="22"/>
          <w:szCs w:val="22"/>
          <w:lang w:val="en-US"/>
        </w:rPr>
        <w:t xml:space="preserve"> </w:t>
      </w:r>
      <w:r w:rsidR="0046774B" w:rsidRPr="00300CE9">
        <w:rPr>
          <w:rFonts w:asciiTheme="majorHAnsi" w:hAnsiTheme="majorHAnsi" w:cstheme="majorHAnsi"/>
          <w:b/>
          <w:sz w:val="22"/>
          <w:szCs w:val="22"/>
          <w:lang w:val="en-US"/>
        </w:rPr>
        <w:t>Producer</w:t>
      </w:r>
      <w:r w:rsidRPr="00300CE9">
        <w:rPr>
          <w:rFonts w:asciiTheme="majorHAnsi" w:hAnsiTheme="majorHAnsi" w:cstheme="majorHAnsi"/>
          <w:b/>
          <w:sz w:val="22"/>
          <w:szCs w:val="22"/>
          <w:lang w:val="en-US"/>
        </w:rPr>
        <w:t xml:space="preserve"> Group</w:t>
      </w:r>
      <w:r w:rsidR="00D2781E" w:rsidRPr="00300CE9">
        <w:rPr>
          <w:rFonts w:asciiTheme="majorHAnsi" w:hAnsiTheme="majorHAnsi" w:cstheme="majorHAnsi"/>
          <w:b/>
          <w:sz w:val="22"/>
          <w:szCs w:val="22"/>
          <w:lang w:val="en-US"/>
        </w:rPr>
        <w:t>/</w:t>
      </w:r>
      <w:r w:rsidR="007455A6" w:rsidRPr="00300CE9">
        <w:rPr>
          <w:rFonts w:asciiTheme="majorHAnsi" w:hAnsiTheme="majorHAnsi" w:cstheme="majorHAnsi"/>
          <w:b/>
          <w:sz w:val="22"/>
          <w:szCs w:val="22"/>
          <w:lang w:val="en-US"/>
        </w:rPr>
        <w:t xml:space="preserve"> </w:t>
      </w:r>
      <w:r w:rsidR="00D2781E" w:rsidRPr="00300CE9">
        <w:rPr>
          <w:rFonts w:asciiTheme="majorHAnsi" w:hAnsiTheme="majorHAnsi" w:cstheme="majorHAnsi"/>
          <w:b/>
          <w:sz w:val="22"/>
          <w:szCs w:val="22"/>
          <w:lang w:val="en-US"/>
        </w:rPr>
        <w:t>Miller/</w:t>
      </w:r>
      <w:r w:rsidR="007455A6" w:rsidRPr="00300CE9">
        <w:rPr>
          <w:rFonts w:asciiTheme="majorHAnsi" w:hAnsiTheme="majorHAnsi" w:cstheme="majorHAnsi"/>
          <w:b/>
          <w:sz w:val="22"/>
          <w:szCs w:val="22"/>
          <w:lang w:val="en-US"/>
        </w:rPr>
        <w:t xml:space="preserve"> </w:t>
      </w:r>
      <w:r w:rsidR="00D2781E" w:rsidRPr="00300CE9">
        <w:rPr>
          <w:rFonts w:asciiTheme="majorHAnsi" w:hAnsiTheme="majorHAnsi" w:cstheme="majorHAnsi"/>
          <w:b/>
          <w:sz w:val="22"/>
          <w:szCs w:val="22"/>
          <w:lang w:val="en-US"/>
        </w:rPr>
        <w:t>Processor/</w:t>
      </w:r>
      <w:r w:rsidR="007455A6" w:rsidRPr="00300CE9">
        <w:rPr>
          <w:rFonts w:asciiTheme="majorHAnsi" w:hAnsiTheme="majorHAnsi" w:cstheme="majorHAnsi"/>
          <w:b/>
          <w:sz w:val="22"/>
          <w:szCs w:val="22"/>
          <w:lang w:val="en-US"/>
        </w:rPr>
        <w:t xml:space="preserve"> </w:t>
      </w:r>
      <w:r w:rsidR="0046774B" w:rsidRPr="00300CE9">
        <w:rPr>
          <w:rFonts w:asciiTheme="majorHAnsi" w:hAnsiTheme="majorHAnsi" w:cstheme="majorHAnsi"/>
          <w:b/>
          <w:sz w:val="22"/>
          <w:szCs w:val="22"/>
          <w:lang w:val="en-US"/>
        </w:rPr>
        <w:t>Producer</w:t>
      </w:r>
      <w:r w:rsidR="00D2781E" w:rsidRPr="00300CE9">
        <w:rPr>
          <w:rFonts w:asciiTheme="majorHAnsi" w:hAnsiTheme="majorHAnsi" w:cstheme="majorHAnsi"/>
          <w:b/>
          <w:sz w:val="22"/>
          <w:szCs w:val="22"/>
          <w:lang w:val="en-US"/>
        </w:rPr>
        <w:t xml:space="preserve"> organization</w:t>
      </w:r>
      <w:proofErr w:type="gramStart"/>
      <w:r w:rsidR="004655CF" w:rsidRPr="00300CE9">
        <w:rPr>
          <w:rFonts w:asciiTheme="majorHAnsi" w:hAnsiTheme="majorHAnsi" w:cstheme="majorHAnsi"/>
          <w:sz w:val="22"/>
          <w:szCs w:val="22"/>
          <w:lang w:val="en-US"/>
        </w:rPr>
        <w:t>)</w:t>
      </w:r>
      <w:ins w:id="72" w:author="Khananusit, Sarida GIZ TH" w:date="2020-08-26T12:14:00Z">
        <w:r w:rsidR="00FB5E26" w:rsidRPr="00300CE9">
          <w:rPr>
            <w:rFonts w:asciiTheme="majorHAnsi" w:hAnsiTheme="majorHAnsi" w:cstheme="majorHAnsi"/>
            <w:sz w:val="22"/>
            <w:szCs w:val="22"/>
            <w:lang w:val="en-US"/>
          </w:rPr>
          <w:t>;</w:t>
        </w:r>
      </w:ins>
      <w:proofErr w:type="gramEnd"/>
    </w:p>
    <w:p w14:paraId="7C5833E1" w14:textId="10D119FD" w:rsidR="004A2DD6" w:rsidRPr="00300CE9" w:rsidRDefault="004A2DD6" w:rsidP="008E58B3">
      <w:pPr>
        <w:pStyle w:val="ListParagraph"/>
        <w:numPr>
          <w:ilvl w:val="0"/>
          <w:numId w:val="13"/>
        </w:numPr>
        <w:jc w:val="both"/>
        <w:rPr>
          <w:rFonts w:asciiTheme="majorHAnsi" w:hAnsiTheme="majorHAnsi" w:cstheme="majorHAnsi"/>
          <w:b/>
          <w:sz w:val="22"/>
          <w:szCs w:val="22"/>
          <w:lang w:val="en-US"/>
        </w:rPr>
      </w:pPr>
      <w:r w:rsidRPr="00300CE9">
        <w:rPr>
          <w:rFonts w:asciiTheme="majorHAnsi" w:hAnsiTheme="majorHAnsi" w:cstheme="majorHAnsi"/>
          <w:sz w:val="22"/>
          <w:szCs w:val="22"/>
          <w:lang w:val="en-US"/>
        </w:rPr>
        <w:t>the</w:t>
      </w:r>
      <w:r w:rsidRPr="00300CE9">
        <w:rPr>
          <w:rFonts w:asciiTheme="majorHAnsi" w:hAnsiTheme="majorHAnsi" w:cstheme="majorHAnsi"/>
          <w:b/>
          <w:sz w:val="22"/>
          <w:szCs w:val="22"/>
          <w:lang w:val="en-US"/>
        </w:rPr>
        <w:t xml:space="preserve"> Facilitator, </w:t>
      </w:r>
      <w:r w:rsidRPr="00300CE9">
        <w:rPr>
          <w:rFonts w:asciiTheme="majorHAnsi" w:hAnsiTheme="majorHAnsi" w:cstheme="majorHAnsi"/>
          <w:sz w:val="22"/>
          <w:szCs w:val="22"/>
          <w:lang w:val="en-US"/>
        </w:rPr>
        <w:t>preparing the Implementer for the inspection/ verification/ audit</w:t>
      </w:r>
      <w:ins w:id="73" w:author="Khananusit, Sarida GIZ TH" w:date="2020-08-26T12:14:00Z">
        <w:r w:rsidR="00FB5E26" w:rsidRPr="00300CE9">
          <w:rPr>
            <w:rFonts w:asciiTheme="majorHAnsi" w:hAnsiTheme="majorHAnsi" w:cstheme="majorHAnsi"/>
            <w:sz w:val="22"/>
            <w:szCs w:val="22"/>
            <w:lang w:val="en-US"/>
          </w:rPr>
          <w:t>; and</w:t>
        </w:r>
      </w:ins>
    </w:p>
    <w:p w14:paraId="5ECB4A54" w14:textId="25735E01" w:rsidR="004A2DD6" w:rsidRPr="00300CE9" w:rsidRDefault="004A2DD6" w:rsidP="008E58B3">
      <w:pPr>
        <w:pStyle w:val="ListParagraph"/>
        <w:numPr>
          <w:ilvl w:val="0"/>
          <w:numId w:val="13"/>
        </w:numPr>
        <w:jc w:val="both"/>
        <w:rPr>
          <w:rFonts w:asciiTheme="majorHAnsi" w:hAnsiTheme="majorHAnsi" w:cstheme="majorHAnsi"/>
          <w:sz w:val="22"/>
          <w:szCs w:val="22"/>
        </w:rPr>
      </w:pPr>
      <w:r w:rsidRPr="00300CE9">
        <w:rPr>
          <w:rFonts w:asciiTheme="majorHAnsi" w:hAnsiTheme="majorHAnsi" w:cstheme="majorHAnsi"/>
          <w:sz w:val="22"/>
          <w:szCs w:val="22"/>
          <w:lang w:val="en-US"/>
        </w:rPr>
        <w:t xml:space="preserve">the </w:t>
      </w:r>
      <w:r w:rsidR="00D2781E" w:rsidRPr="00300CE9">
        <w:rPr>
          <w:rFonts w:asciiTheme="majorHAnsi" w:hAnsiTheme="majorHAnsi" w:cstheme="majorHAnsi"/>
          <w:b/>
          <w:sz w:val="22"/>
          <w:szCs w:val="22"/>
          <w:lang w:val="en-US"/>
        </w:rPr>
        <w:t>SRP Approved VB</w:t>
      </w:r>
      <w:r w:rsidRPr="00300CE9">
        <w:rPr>
          <w:rFonts w:asciiTheme="majorHAnsi" w:hAnsiTheme="majorHAnsi" w:cstheme="majorHAnsi"/>
          <w:sz w:val="22"/>
          <w:szCs w:val="22"/>
          <w:lang w:val="en-US"/>
        </w:rPr>
        <w:t xml:space="preserve">, conducting the inspection/ verification/ audit. </w:t>
      </w:r>
    </w:p>
    <w:p w14:paraId="461C6E08" w14:textId="77777777" w:rsidR="00812FE9" w:rsidRPr="00300CE9" w:rsidRDefault="00812FE9" w:rsidP="00812FE9">
      <w:pPr>
        <w:jc w:val="both"/>
        <w:rPr>
          <w:rFonts w:asciiTheme="majorHAnsi" w:hAnsiTheme="majorHAnsi" w:cstheme="majorHAnsi"/>
          <w:sz w:val="22"/>
          <w:szCs w:val="22"/>
        </w:rPr>
      </w:pPr>
    </w:p>
    <w:p w14:paraId="71518491" w14:textId="70F6C625" w:rsidR="00812FE9" w:rsidRPr="00300CE9" w:rsidRDefault="00812FE9" w:rsidP="00812FE9">
      <w:pPr>
        <w:jc w:val="both"/>
        <w:rPr>
          <w:rFonts w:asciiTheme="majorHAnsi" w:hAnsiTheme="majorHAnsi" w:cstheme="majorHAnsi"/>
          <w:sz w:val="22"/>
          <w:szCs w:val="22"/>
        </w:rPr>
      </w:pPr>
      <w:r w:rsidRPr="00300CE9">
        <w:rPr>
          <w:rFonts w:asciiTheme="majorHAnsi" w:hAnsiTheme="majorHAnsi" w:cstheme="majorHAnsi"/>
          <w:sz w:val="22"/>
          <w:szCs w:val="22"/>
        </w:rPr>
        <w:t xml:space="preserve">The SRP Assurance Scheme further clarifies the three </w:t>
      </w:r>
      <w:proofErr w:type="spellStart"/>
      <w:r w:rsidRPr="00300CE9">
        <w:rPr>
          <w:rFonts w:asciiTheme="majorHAnsi" w:hAnsiTheme="majorHAnsi" w:cstheme="majorHAnsi"/>
          <w:sz w:val="22"/>
          <w:szCs w:val="22"/>
        </w:rPr>
        <w:t>CoC</w:t>
      </w:r>
      <w:proofErr w:type="spellEnd"/>
      <w:r w:rsidRPr="00300CE9">
        <w:rPr>
          <w:rFonts w:asciiTheme="majorHAnsi" w:hAnsiTheme="majorHAnsi" w:cstheme="majorHAnsi"/>
          <w:sz w:val="22"/>
          <w:szCs w:val="22"/>
        </w:rPr>
        <w:t xml:space="preserve"> models accepted for logo use and claims for each verification level. The SRP Member Communication and Claim/Logo Guideline (Annex 7 to the Assurance Scheme) sets the rules for use of on/off-pack product claims and logo use relating to the SRP Standard. This claims policy follows the </w:t>
      </w:r>
      <w:hyperlink r:id="rId17" w:history="1">
        <w:r w:rsidRPr="00300CE9">
          <w:rPr>
            <w:rStyle w:val="Hyperlink"/>
            <w:rFonts w:asciiTheme="majorHAnsi" w:hAnsiTheme="majorHAnsi" w:cstheme="majorHAnsi"/>
            <w:sz w:val="22"/>
            <w:szCs w:val="22"/>
          </w:rPr>
          <w:t>ISEAL Sustainability Claims Good Practice Guide</w:t>
        </w:r>
      </w:hyperlink>
      <w:r w:rsidRPr="00300CE9">
        <w:rPr>
          <w:rStyle w:val="FootnoteReference"/>
          <w:rFonts w:asciiTheme="majorHAnsi" w:hAnsiTheme="majorHAnsi" w:cstheme="majorHAnsi"/>
          <w:color w:val="0000FF" w:themeColor="hyperlink"/>
          <w:sz w:val="22"/>
          <w:szCs w:val="22"/>
          <w:u w:val="single"/>
        </w:rPr>
        <w:footnoteReference w:id="2"/>
      </w:r>
      <w:r w:rsidRPr="00300CE9">
        <w:rPr>
          <w:rFonts w:asciiTheme="majorHAnsi" w:hAnsiTheme="majorHAnsi" w:cstheme="majorHAnsi"/>
          <w:sz w:val="22"/>
          <w:szCs w:val="22"/>
        </w:rPr>
        <w:t xml:space="preserve"> as well as specific rules included in the SRP Standard.</w:t>
      </w:r>
    </w:p>
    <w:p w14:paraId="0D5C9583" w14:textId="77777777" w:rsidR="00E0302B" w:rsidRPr="00300CE9" w:rsidRDefault="00E0302B" w:rsidP="00E0302B">
      <w:pPr>
        <w:jc w:val="both"/>
        <w:rPr>
          <w:rFonts w:asciiTheme="majorHAnsi" w:hAnsiTheme="majorHAnsi" w:cstheme="majorHAnsi"/>
          <w:sz w:val="22"/>
          <w:szCs w:val="22"/>
        </w:rPr>
      </w:pPr>
    </w:p>
    <w:p w14:paraId="28DCFEBB" w14:textId="587AC16A" w:rsidR="00506D44" w:rsidRPr="00300CE9" w:rsidRDefault="00506D44">
      <w:pPr>
        <w:rPr>
          <w:rFonts w:asciiTheme="majorHAnsi" w:eastAsiaTheme="majorEastAsia" w:hAnsiTheme="majorHAnsi" w:cstheme="majorHAnsi"/>
          <w:color w:val="8F002A"/>
        </w:rPr>
      </w:pPr>
      <w:bookmarkStart w:id="74" w:name="_Toc43569185"/>
      <w:bookmarkStart w:id="75" w:name="_Toc43569328"/>
      <w:bookmarkStart w:id="76" w:name="_Toc43569472"/>
      <w:bookmarkStart w:id="77" w:name="_Toc43569806"/>
      <w:bookmarkStart w:id="78" w:name="_Toc43569969"/>
      <w:bookmarkStart w:id="79" w:name="_Toc43572057"/>
      <w:bookmarkStart w:id="80" w:name="_Toc43572215"/>
      <w:bookmarkEnd w:id="74"/>
      <w:bookmarkEnd w:id="75"/>
      <w:bookmarkEnd w:id="76"/>
      <w:bookmarkEnd w:id="77"/>
      <w:bookmarkEnd w:id="78"/>
      <w:bookmarkEnd w:id="79"/>
      <w:bookmarkEnd w:id="80"/>
      <w:r w:rsidRPr="00300CE9">
        <w:rPr>
          <w:rFonts w:asciiTheme="majorHAnsi" w:hAnsiTheme="majorHAnsi" w:cstheme="majorHAnsi"/>
        </w:rPr>
        <w:br w:type="page"/>
      </w:r>
    </w:p>
    <w:p w14:paraId="44E57006" w14:textId="7217094C" w:rsidR="00AD609D" w:rsidRPr="00300CE9" w:rsidRDefault="00AD609D" w:rsidP="00AD609D">
      <w:pPr>
        <w:pStyle w:val="Heading1"/>
      </w:pPr>
      <w:bookmarkStart w:id="81" w:name="_Toc49104168"/>
      <w:bookmarkStart w:id="82" w:name="_Toc49104642"/>
      <w:bookmarkStart w:id="83" w:name="_Toc49105123"/>
      <w:bookmarkStart w:id="84" w:name="_Toc43569186"/>
      <w:bookmarkStart w:id="85" w:name="_Toc43569329"/>
      <w:bookmarkStart w:id="86" w:name="_Toc43569473"/>
      <w:bookmarkStart w:id="87" w:name="_Toc43569807"/>
      <w:bookmarkStart w:id="88" w:name="_Toc43569970"/>
      <w:bookmarkStart w:id="89" w:name="_Toc43572058"/>
      <w:bookmarkStart w:id="90" w:name="_Toc43572216"/>
      <w:bookmarkStart w:id="91" w:name="_Toc49104169"/>
      <w:bookmarkStart w:id="92" w:name="_Toc49104643"/>
      <w:bookmarkStart w:id="93" w:name="_Toc49105124"/>
      <w:bookmarkStart w:id="94" w:name="_Toc49105605"/>
      <w:bookmarkStart w:id="95" w:name="_Toc49106084"/>
      <w:bookmarkStart w:id="96" w:name="_Toc49113485"/>
      <w:bookmarkStart w:id="97" w:name="_Toc49115115"/>
      <w:bookmarkStart w:id="98" w:name="_Toc49115594"/>
      <w:bookmarkStart w:id="99" w:name="_Toc49116074"/>
      <w:bookmarkStart w:id="100" w:name="_Toc49116064"/>
      <w:bookmarkStart w:id="101" w:name="_Toc49117480"/>
      <w:bookmarkStart w:id="102" w:name="_Toc43569187"/>
      <w:bookmarkStart w:id="103" w:name="_Toc43569330"/>
      <w:bookmarkStart w:id="104" w:name="_Toc43569474"/>
      <w:bookmarkStart w:id="105" w:name="_Toc43569808"/>
      <w:bookmarkStart w:id="106" w:name="_Toc43569971"/>
      <w:bookmarkStart w:id="107" w:name="_Toc43572059"/>
      <w:bookmarkStart w:id="108" w:name="_Toc43572217"/>
      <w:bookmarkStart w:id="109" w:name="_Toc49104170"/>
      <w:bookmarkStart w:id="110" w:name="_Toc49104644"/>
      <w:bookmarkStart w:id="111" w:name="_Toc49105125"/>
      <w:bookmarkStart w:id="112" w:name="_Toc49105606"/>
      <w:bookmarkStart w:id="113" w:name="_Toc49106085"/>
      <w:bookmarkStart w:id="114" w:name="_Toc49113486"/>
      <w:bookmarkStart w:id="115" w:name="_Toc49115116"/>
      <w:bookmarkStart w:id="116" w:name="_Toc49115595"/>
      <w:bookmarkStart w:id="117" w:name="_Toc49116075"/>
      <w:bookmarkStart w:id="118" w:name="_Toc49116065"/>
      <w:bookmarkStart w:id="119" w:name="_Toc49117481"/>
      <w:bookmarkStart w:id="120" w:name="_Toc43569188"/>
      <w:bookmarkStart w:id="121" w:name="_Toc43569331"/>
      <w:bookmarkStart w:id="122" w:name="_Toc43569475"/>
      <w:bookmarkStart w:id="123" w:name="_Toc43569809"/>
      <w:bookmarkStart w:id="124" w:name="_Toc43569972"/>
      <w:bookmarkStart w:id="125" w:name="_Toc43572060"/>
      <w:bookmarkStart w:id="126" w:name="_Toc43572218"/>
      <w:bookmarkStart w:id="127" w:name="_Toc49104171"/>
      <w:bookmarkStart w:id="128" w:name="_Toc49104645"/>
      <w:bookmarkStart w:id="129" w:name="_Toc49105126"/>
      <w:bookmarkStart w:id="130" w:name="_Toc49105607"/>
      <w:bookmarkStart w:id="131" w:name="_Toc49106086"/>
      <w:bookmarkStart w:id="132" w:name="_Toc49113487"/>
      <w:bookmarkStart w:id="133" w:name="_Toc49115117"/>
      <w:bookmarkStart w:id="134" w:name="_Toc49115596"/>
      <w:bookmarkStart w:id="135" w:name="_Toc49116076"/>
      <w:bookmarkStart w:id="136" w:name="_Toc49116066"/>
      <w:bookmarkStart w:id="137" w:name="_Toc49117482"/>
      <w:bookmarkStart w:id="138" w:name="_Toc43569189"/>
      <w:bookmarkStart w:id="139" w:name="_Toc43569332"/>
      <w:bookmarkStart w:id="140" w:name="_Toc43569476"/>
      <w:bookmarkStart w:id="141" w:name="_Toc43569810"/>
      <w:bookmarkStart w:id="142" w:name="_Toc43569973"/>
      <w:bookmarkStart w:id="143" w:name="_Toc43572061"/>
      <w:bookmarkStart w:id="144" w:name="_Toc43572219"/>
      <w:bookmarkStart w:id="145" w:name="_Toc49104172"/>
      <w:bookmarkStart w:id="146" w:name="_Toc49104646"/>
      <w:bookmarkStart w:id="147" w:name="_Toc49105127"/>
      <w:bookmarkStart w:id="148" w:name="_Toc49105608"/>
      <w:bookmarkStart w:id="149" w:name="_Toc49106087"/>
      <w:bookmarkStart w:id="150" w:name="_Toc49113488"/>
      <w:bookmarkStart w:id="151" w:name="_Toc49115118"/>
      <w:bookmarkStart w:id="152" w:name="_Toc49115597"/>
      <w:bookmarkStart w:id="153" w:name="_Toc49116077"/>
      <w:bookmarkStart w:id="154" w:name="_Toc49116067"/>
      <w:bookmarkStart w:id="155" w:name="_Toc49117483"/>
      <w:bookmarkStart w:id="156" w:name="_Toc43569190"/>
      <w:bookmarkStart w:id="157" w:name="_Toc43569333"/>
      <w:bookmarkStart w:id="158" w:name="_Toc43569477"/>
      <w:bookmarkStart w:id="159" w:name="_Toc43569811"/>
      <w:bookmarkStart w:id="160" w:name="_Toc43569974"/>
      <w:bookmarkStart w:id="161" w:name="_Toc43572062"/>
      <w:bookmarkStart w:id="162" w:name="_Toc43572220"/>
      <w:bookmarkStart w:id="163" w:name="_Toc49104173"/>
      <w:bookmarkStart w:id="164" w:name="_Toc49104647"/>
      <w:bookmarkStart w:id="165" w:name="_Toc49105128"/>
      <w:bookmarkStart w:id="166" w:name="_Toc49105609"/>
      <w:bookmarkStart w:id="167" w:name="_Toc49106088"/>
      <w:bookmarkStart w:id="168" w:name="_Toc49113489"/>
      <w:bookmarkStart w:id="169" w:name="_Toc49115119"/>
      <w:bookmarkStart w:id="170" w:name="_Toc49115598"/>
      <w:bookmarkStart w:id="171" w:name="_Toc49116078"/>
      <w:bookmarkStart w:id="172" w:name="_Toc49116068"/>
      <w:bookmarkStart w:id="173" w:name="_Toc49117484"/>
      <w:bookmarkStart w:id="174" w:name="_Toc43569191"/>
      <w:bookmarkStart w:id="175" w:name="_Toc43569334"/>
      <w:bookmarkStart w:id="176" w:name="_Toc43569478"/>
      <w:bookmarkStart w:id="177" w:name="_Toc43569812"/>
      <w:bookmarkStart w:id="178" w:name="_Toc43569975"/>
      <w:bookmarkStart w:id="179" w:name="_Toc43572063"/>
      <w:bookmarkStart w:id="180" w:name="_Toc43572221"/>
      <w:bookmarkStart w:id="181" w:name="_Toc49104174"/>
      <w:bookmarkStart w:id="182" w:name="_Toc49104648"/>
      <w:bookmarkStart w:id="183" w:name="_Toc49105129"/>
      <w:bookmarkStart w:id="184" w:name="_Toc49105610"/>
      <w:bookmarkStart w:id="185" w:name="_Toc49106089"/>
      <w:bookmarkStart w:id="186" w:name="_Toc49113490"/>
      <w:bookmarkStart w:id="187" w:name="_Toc49115120"/>
      <w:bookmarkStart w:id="188" w:name="_Toc49115599"/>
      <w:bookmarkStart w:id="189" w:name="_Toc49116079"/>
      <w:bookmarkStart w:id="190" w:name="_Toc49116548"/>
      <w:bookmarkStart w:id="191" w:name="_Toc49117485"/>
      <w:bookmarkStart w:id="192" w:name="_Toc43569192"/>
      <w:bookmarkStart w:id="193" w:name="_Toc43569335"/>
      <w:bookmarkStart w:id="194" w:name="_Toc43569479"/>
      <w:bookmarkStart w:id="195" w:name="_Toc43569813"/>
      <w:bookmarkStart w:id="196" w:name="_Toc43569976"/>
      <w:bookmarkStart w:id="197" w:name="_Toc43572064"/>
      <w:bookmarkStart w:id="198" w:name="_Toc43572222"/>
      <w:bookmarkStart w:id="199" w:name="_Toc49104175"/>
      <w:bookmarkStart w:id="200" w:name="_Toc49104649"/>
      <w:bookmarkStart w:id="201" w:name="_Toc49105130"/>
      <w:bookmarkStart w:id="202" w:name="_Toc49105611"/>
      <w:bookmarkStart w:id="203" w:name="_Toc49106090"/>
      <w:bookmarkStart w:id="204" w:name="_Toc49113491"/>
      <w:bookmarkStart w:id="205" w:name="_Toc49115121"/>
      <w:bookmarkStart w:id="206" w:name="_Toc49115600"/>
      <w:bookmarkStart w:id="207" w:name="_Toc49116080"/>
      <w:bookmarkStart w:id="208" w:name="_Toc49116549"/>
      <w:bookmarkStart w:id="209" w:name="_Toc49117486"/>
      <w:bookmarkStart w:id="210" w:name="_Toc43569193"/>
      <w:bookmarkStart w:id="211" w:name="_Toc43569336"/>
      <w:bookmarkStart w:id="212" w:name="_Toc43569480"/>
      <w:bookmarkStart w:id="213" w:name="_Toc43569814"/>
      <w:bookmarkStart w:id="214" w:name="_Toc43569977"/>
      <w:bookmarkStart w:id="215" w:name="_Toc43572065"/>
      <w:bookmarkStart w:id="216" w:name="_Toc43572223"/>
      <w:bookmarkStart w:id="217" w:name="_Toc49104176"/>
      <w:bookmarkStart w:id="218" w:name="_Toc49104650"/>
      <w:bookmarkStart w:id="219" w:name="_Toc49105131"/>
      <w:bookmarkStart w:id="220" w:name="_Toc49105612"/>
      <w:bookmarkStart w:id="221" w:name="_Toc49106091"/>
      <w:bookmarkStart w:id="222" w:name="_Toc49113492"/>
      <w:bookmarkStart w:id="223" w:name="_Toc49115122"/>
      <w:bookmarkStart w:id="224" w:name="_Toc49115601"/>
      <w:bookmarkStart w:id="225" w:name="_Toc49116081"/>
      <w:bookmarkStart w:id="226" w:name="_Toc49116550"/>
      <w:bookmarkStart w:id="227" w:name="_Toc49117487"/>
      <w:bookmarkStart w:id="228" w:name="_Toc43569194"/>
      <w:bookmarkStart w:id="229" w:name="_Toc43569337"/>
      <w:bookmarkStart w:id="230" w:name="_Toc43569481"/>
      <w:bookmarkStart w:id="231" w:name="_Toc43569815"/>
      <w:bookmarkStart w:id="232" w:name="_Toc43569978"/>
      <w:bookmarkStart w:id="233" w:name="_Toc43572066"/>
      <w:bookmarkStart w:id="234" w:name="_Toc43572224"/>
      <w:bookmarkStart w:id="235" w:name="_Toc49104177"/>
      <w:bookmarkStart w:id="236" w:name="_Toc49104651"/>
      <w:bookmarkStart w:id="237" w:name="_Toc49105132"/>
      <w:bookmarkStart w:id="238" w:name="_Toc49105613"/>
      <w:bookmarkStart w:id="239" w:name="_Toc49106092"/>
      <w:bookmarkStart w:id="240" w:name="_Toc49113493"/>
      <w:bookmarkStart w:id="241" w:name="_Toc49115123"/>
      <w:bookmarkStart w:id="242" w:name="_Toc49115602"/>
      <w:bookmarkStart w:id="243" w:name="_Toc49116082"/>
      <w:bookmarkStart w:id="244" w:name="_Toc49116551"/>
      <w:bookmarkStart w:id="245" w:name="_Toc49117488"/>
      <w:bookmarkStart w:id="246" w:name="_Toc43569195"/>
      <w:bookmarkStart w:id="247" w:name="_Toc43569338"/>
      <w:bookmarkStart w:id="248" w:name="_Toc43569482"/>
      <w:bookmarkStart w:id="249" w:name="_Toc43569816"/>
      <w:bookmarkStart w:id="250" w:name="_Toc43569979"/>
      <w:bookmarkStart w:id="251" w:name="_Toc43572067"/>
      <w:bookmarkStart w:id="252" w:name="_Toc43572225"/>
      <w:bookmarkStart w:id="253" w:name="_Toc49104178"/>
      <w:bookmarkStart w:id="254" w:name="_Toc49104652"/>
      <w:bookmarkStart w:id="255" w:name="_Toc49105133"/>
      <w:bookmarkStart w:id="256" w:name="_Toc49105614"/>
      <w:bookmarkStart w:id="257" w:name="_Toc49106093"/>
      <w:bookmarkStart w:id="258" w:name="_Toc49113494"/>
      <w:bookmarkStart w:id="259" w:name="_Toc49115124"/>
      <w:bookmarkStart w:id="260" w:name="_Toc49115603"/>
      <w:bookmarkStart w:id="261" w:name="_Toc49116083"/>
      <w:bookmarkStart w:id="262" w:name="_Toc49116552"/>
      <w:bookmarkStart w:id="263" w:name="_Toc49117489"/>
      <w:bookmarkStart w:id="264" w:name="_Toc43569196"/>
      <w:bookmarkStart w:id="265" w:name="_Toc43569339"/>
      <w:bookmarkStart w:id="266" w:name="_Toc43569483"/>
      <w:bookmarkStart w:id="267" w:name="_Toc43569817"/>
      <w:bookmarkStart w:id="268" w:name="_Toc43569980"/>
      <w:bookmarkStart w:id="269" w:name="_Toc43572068"/>
      <w:bookmarkStart w:id="270" w:name="_Toc43572226"/>
      <w:bookmarkStart w:id="271" w:name="_Toc49104179"/>
      <w:bookmarkStart w:id="272" w:name="_Toc49104653"/>
      <w:bookmarkStart w:id="273" w:name="_Toc49105134"/>
      <w:bookmarkStart w:id="274" w:name="_Toc49105615"/>
      <w:bookmarkStart w:id="275" w:name="_Toc49106094"/>
      <w:bookmarkStart w:id="276" w:name="_Toc49113495"/>
      <w:bookmarkStart w:id="277" w:name="_Toc49115125"/>
      <w:bookmarkStart w:id="278" w:name="_Toc49115604"/>
      <w:bookmarkStart w:id="279" w:name="_Toc49116084"/>
      <w:bookmarkStart w:id="280" w:name="_Toc49116553"/>
      <w:bookmarkStart w:id="281" w:name="_Toc49117490"/>
      <w:bookmarkStart w:id="282" w:name="_Toc43569197"/>
      <w:bookmarkStart w:id="283" w:name="_Toc43569340"/>
      <w:bookmarkStart w:id="284" w:name="_Toc43569484"/>
      <w:bookmarkStart w:id="285" w:name="_Toc43569818"/>
      <w:bookmarkStart w:id="286" w:name="_Toc43569981"/>
      <w:bookmarkStart w:id="287" w:name="_Toc43572069"/>
      <w:bookmarkStart w:id="288" w:name="_Toc43572227"/>
      <w:bookmarkStart w:id="289" w:name="_Toc49104180"/>
      <w:bookmarkStart w:id="290" w:name="_Toc49104654"/>
      <w:bookmarkStart w:id="291" w:name="_Toc49105135"/>
      <w:bookmarkStart w:id="292" w:name="_Toc49105616"/>
      <w:bookmarkStart w:id="293" w:name="_Toc49106095"/>
      <w:bookmarkStart w:id="294" w:name="_Toc49113496"/>
      <w:bookmarkStart w:id="295" w:name="_Toc49115126"/>
      <w:bookmarkStart w:id="296" w:name="_Toc49115605"/>
      <w:bookmarkStart w:id="297" w:name="_Toc49116085"/>
      <w:bookmarkStart w:id="298" w:name="_Toc49116554"/>
      <w:bookmarkStart w:id="299" w:name="_Toc49117491"/>
      <w:bookmarkStart w:id="300" w:name="_Toc43569198"/>
      <w:bookmarkStart w:id="301" w:name="_Toc43569341"/>
      <w:bookmarkStart w:id="302" w:name="_Toc43569485"/>
      <w:bookmarkStart w:id="303" w:name="_Toc43569819"/>
      <w:bookmarkStart w:id="304" w:name="_Toc43569982"/>
      <w:bookmarkStart w:id="305" w:name="_Toc43572070"/>
      <w:bookmarkStart w:id="306" w:name="_Toc43572228"/>
      <w:bookmarkStart w:id="307" w:name="_Toc49104181"/>
      <w:bookmarkStart w:id="308" w:name="_Toc49104655"/>
      <w:bookmarkStart w:id="309" w:name="_Toc49105136"/>
      <w:bookmarkStart w:id="310" w:name="_Toc49105617"/>
      <w:bookmarkStart w:id="311" w:name="_Toc49106096"/>
      <w:bookmarkStart w:id="312" w:name="_Toc49113497"/>
      <w:bookmarkStart w:id="313" w:name="_Toc49115127"/>
      <w:bookmarkStart w:id="314" w:name="_Toc49115606"/>
      <w:bookmarkStart w:id="315" w:name="_Toc49116086"/>
      <w:bookmarkStart w:id="316" w:name="_Toc49116555"/>
      <w:bookmarkStart w:id="317" w:name="_Toc49117492"/>
      <w:bookmarkStart w:id="318" w:name="_Toc43569199"/>
      <w:bookmarkStart w:id="319" w:name="_Toc43569342"/>
      <w:bookmarkStart w:id="320" w:name="_Toc43569486"/>
      <w:bookmarkStart w:id="321" w:name="_Toc43569820"/>
      <w:bookmarkStart w:id="322" w:name="_Toc43569983"/>
      <w:bookmarkStart w:id="323" w:name="_Toc43572071"/>
      <w:bookmarkStart w:id="324" w:name="_Toc43572229"/>
      <w:bookmarkStart w:id="325" w:name="_Toc49104182"/>
      <w:bookmarkStart w:id="326" w:name="_Toc49104656"/>
      <w:bookmarkStart w:id="327" w:name="_Toc49105137"/>
      <w:bookmarkStart w:id="328" w:name="_Toc49105618"/>
      <w:bookmarkStart w:id="329" w:name="_Toc49106097"/>
      <w:bookmarkStart w:id="330" w:name="_Toc49113498"/>
      <w:bookmarkStart w:id="331" w:name="_Toc49115128"/>
      <w:bookmarkStart w:id="332" w:name="_Toc49115607"/>
      <w:bookmarkStart w:id="333" w:name="_Toc49116087"/>
      <w:bookmarkStart w:id="334" w:name="_Toc49116556"/>
      <w:bookmarkStart w:id="335" w:name="_Toc49117493"/>
      <w:bookmarkStart w:id="336" w:name="_Toc43569200"/>
      <w:bookmarkStart w:id="337" w:name="_Toc43569343"/>
      <w:bookmarkStart w:id="338" w:name="_Toc43569487"/>
      <w:bookmarkStart w:id="339" w:name="_Toc43569821"/>
      <w:bookmarkStart w:id="340" w:name="_Toc43569984"/>
      <w:bookmarkStart w:id="341" w:name="_Toc43572072"/>
      <w:bookmarkStart w:id="342" w:name="_Toc43572230"/>
      <w:bookmarkStart w:id="343" w:name="_Toc49104183"/>
      <w:bookmarkStart w:id="344" w:name="_Toc49104657"/>
      <w:bookmarkStart w:id="345" w:name="_Toc49105138"/>
      <w:bookmarkStart w:id="346" w:name="_Toc49105619"/>
      <w:bookmarkStart w:id="347" w:name="_Toc49106098"/>
      <w:bookmarkStart w:id="348" w:name="_Toc49113499"/>
      <w:bookmarkStart w:id="349" w:name="_Toc49115129"/>
      <w:bookmarkStart w:id="350" w:name="_Toc49115608"/>
      <w:bookmarkStart w:id="351" w:name="_Toc49116088"/>
      <w:bookmarkStart w:id="352" w:name="_Toc49116557"/>
      <w:bookmarkStart w:id="353" w:name="_Toc49117494"/>
      <w:bookmarkStart w:id="354" w:name="_Toc43569201"/>
      <w:bookmarkStart w:id="355" w:name="_Toc43569344"/>
      <w:bookmarkStart w:id="356" w:name="_Toc43569488"/>
      <w:bookmarkStart w:id="357" w:name="_Toc43569822"/>
      <w:bookmarkStart w:id="358" w:name="_Toc43569985"/>
      <w:bookmarkStart w:id="359" w:name="_Toc43572073"/>
      <w:bookmarkStart w:id="360" w:name="_Toc43572231"/>
      <w:bookmarkStart w:id="361" w:name="_Toc49104184"/>
      <w:bookmarkStart w:id="362" w:name="_Toc49104658"/>
      <w:bookmarkStart w:id="363" w:name="_Toc49105139"/>
      <w:bookmarkStart w:id="364" w:name="_Toc49105620"/>
      <w:bookmarkStart w:id="365" w:name="_Toc49106099"/>
      <w:bookmarkStart w:id="366" w:name="_Toc49113500"/>
      <w:bookmarkStart w:id="367" w:name="_Toc49115130"/>
      <w:bookmarkStart w:id="368" w:name="_Toc49115609"/>
      <w:bookmarkStart w:id="369" w:name="_Toc49116089"/>
      <w:bookmarkStart w:id="370" w:name="_Toc49116558"/>
      <w:bookmarkStart w:id="371" w:name="_Toc49117495"/>
      <w:bookmarkStart w:id="372" w:name="_Toc43569202"/>
      <w:bookmarkStart w:id="373" w:name="_Toc43569345"/>
      <w:bookmarkStart w:id="374" w:name="_Toc43569489"/>
      <w:bookmarkStart w:id="375" w:name="_Toc43569823"/>
      <w:bookmarkStart w:id="376" w:name="_Toc43569986"/>
      <w:bookmarkStart w:id="377" w:name="_Toc43572074"/>
      <w:bookmarkStart w:id="378" w:name="_Toc43572232"/>
      <w:bookmarkStart w:id="379" w:name="_Toc49104185"/>
      <w:bookmarkStart w:id="380" w:name="_Toc49104659"/>
      <w:bookmarkStart w:id="381" w:name="_Toc49105140"/>
      <w:bookmarkStart w:id="382" w:name="_Toc49105621"/>
      <w:bookmarkStart w:id="383" w:name="_Toc49106100"/>
      <w:bookmarkStart w:id="384" w:name="_Toc49113501"/>
      <w:bookmarkStart w:id="385" w:name="_Toc49115131"/>
      <w:bookmarkStart w:id="386" w:name="_Toc49115610"/>
      <w:bookmarkStart w:id="387" w:name="_Toc49116090"/>
      <w:bookmarkStart w:id="388" w:name="_Toc49116559"/>
      <w:bookmarkStart w:id="389" w:name="_Toc49117496"/>
      <w:bookmarkStart w:id="390" w:name="_Toc43569203"/>
      <w:bookmarkStart w:id="391" w:name="_Toc43569346"/>
      <w:bookmarkStart w:id="392" w:name="_Toc43569490"/>
      <w:bookmarkStart w:id="393" w:name="_Toc43569824"/>
      <w:bookmarkStart w:id="394" w:name="_Toc43569987"/>
      <w:bookmarkStart w:id="395" w:name="_Toc43572075"/>
      <w:bookmarkStart w:id="396" w:name="_Toc43572233"/>
      <w:bookmarkStart w:id="397" w:name="_Toc49104186"/>
      <w:bookmarkStart w:id="398" w:name="_Toc49104660"/>
      <w:bookmarkStart w:id="399" w:name="_Toc49105141"/>
      <w:bookmarkStart w:id="400" w:name="_Toc49105622"/>
      <w:bookmarkStart w:id="401" w:name="_Toc49106101"/>
      <w:bookmarkStart w:id="402" w:name="_Toc49113502"/>
      <w:bookmarkStart w:id="403" w:name="_Toc49115132"/>
      <w:bookmarkStart w:id="404" w:name="_Toc49115611"/>
      <w:bookmarkStart w:id="405" w:name="_Toc49116091"/>
      <w:bookmarkStart w:id="406" w:name="_Toc49116560"/>
      <w:bookmarkStart w:id="407" w:name="_Toc49117497"/>
      <w:bookmarkStart w:id="408" w:name="_Toc43569204"/>
      <w:bookmarkStart w:id="409" w:name="_Toc43569347"/>
      <w:bookmarkStart w:id="410" w:name="_Toc43569491"/>
      <w:bookmarkStart w:id="411" w:name="_Toc43569825"/>
      <w:bookmarkStart w:id="412" w:name="_Toc43569988"/>
      <w:bookmarkStart w:id="413" w:name="_Toc43572076"/>
      <w:bookmarkStart w:id="414" w:name="_Toc43572234"/>
      <w:bookmarkStart w:id="415" w:name="_Toc49104187"/>
      <w:bookmarkStart w:id="416" w:name="_Toc49104661"/>
      <w:bookmarkStart w:id="417" w:name="_Toc49105142"/>
      <w:bookmarkStart w:id="418" w:name="_Toc49105623"/>
      <w:bookmarkStart w:id="419" w:name="_Toc49106102"/>
      <w:bookmarkStart w:id="420" w:name="_Toc49113503"/>
      <w:bookmarkStart w:id="421" w:name="_Toc49115133"/>
      <w:bookmarkStart w:id="422" w:name="_Toc49115612"/>
      <w:bookmarkStart w:id="423" w:name="_Toc49116092"/>
      <w:bookmarkStart w:id="424" w:name="_Toc49116561"/>
      <w:bookmarkStart w:id="425" w:name="_Toc49117498"/>
      <w:bookmarkStart w:id="426" w:name="_Toc43569205"/>
      <w:bookmarkStart w:id="427" w:name="_Toc43569348"/>
      <w:bookmarkStart w:id="428" w:name="_Toc43569492"/>
      <w:bookmarkStart w:id="429" w:name="_Toc43569826"/>
      <w:bookmarkStart w:id="430" w:name="_Toc43569989"/>
      <w:bookmarkStart w:id="431" w:name="_Toc43572077"/>
      <w:bookmarkStart w:id="432" w:name="_Toc43572235"/>
      <w:bookmarkStart w:id="433" w:name="_Toc49104188"/>
      <w:bookmarkStart w:id="434" w:name="_Toc49104662"/>
      <w:bookmarkStart w:id="435" w:name="_Toc49105143"/>
      <w:bookmarkStart w:id="436" w:name="_Toc49105624"/>
      <w:bookmarkStart w:id="437" w:name="_Toc49106103"/>
      <w:bookmarkStart w:id="438" w:name="_Toc49113504"/>
      <w:bookmarkStart w:id="439" w:name="_Toc49115134"/>
      <w:bookmarkStart w:id="440" w:name="_Toc49115613"/>
      <w:bookmarkStart w:id="441" w:name="_Toc49116093"/>
      <w:bookmarkStart w:id="442" w:name="_Toc49116562"/>
      <w:bookmarkStart w:id="443" w:name="_Toc49117499"/>
      <w:bookmarkStart w:id="444" w:name="_Toc43569206"/>
      <w:bookmarkStart w:id="445" w:name="_Toc43569349"/>
      <w:bookmarkStart w:id="446" w:name="_Toc43569493"/>
      <w:bookmarkStart w:id="447" w:name="_Toc43569827"/>
      <w:bookmarkStart w:id="448" w:name="_Toc43569990"/>
      <w:bookmarkStart w:id="449" w:name="_Toc43572078"/>
      <w:bookmarkStart w:id="450" w:name="_Toc43572236"/>
      <w:bookmarkStart w:id="451" w:name="_Toc49104189"/>
      <w:bookmarkStart w:id="452" w:name="_Toc49104663"/>
      <w:bookmarkStart w:id="453" w:name="_Toc49105144"/>
      <w:bookmarkStart w:id="454" w:name="_Toc49105625"/>
      <w:bookmarkStart w:id="455" w:name="_Toc49106104"/>
      <w:bookmarkStart w:id="456" w:name="_Toc49113505"/>
      <w:bookmarkStart w:id="457" w:name="_Toc49115135"/>
      <w:bookmarkStart w:id="458" w:name="_Toc49115614"/>
      <w:bookmarkStart w:id="459" w:name="_Toc49116094"/>
      <w:bookmarkStart w:id="460" w:name="_Toc49116563"/>
      <w:bookmarkStart w:id="461" w:name="_Toc49117500"/>
      <w:bookmarkStart w:id="462" w:name="_Toc43569207"/>
      <w:bookmarkStart w:id="463" w:name="_Toc43569350"/>
      <w:bookmarkStart w:id="464" w:name="_Toc43569494"/>
      <w:bookmarkStart w:id="465" w:name="_Toc43569828"/>
      <w:bookmarkStart w:id="466" w:name="_Toc43569991"/>
      <w:bookmarkStart w:id="467" w:name="_Toc43572079"/>
      <w:bookmarkStart w:id="468" w:name="_Toc43572237"/>
      <w:bookmarkStart w:id="469" w:name="_Toc49104190"/>
      <w:bookmarkStart w:id="470" w:name="_Toc49104664"/>
      <w:bookmarkStart w:id="471" w:name="_Toc49105145"/>
      <w:bookmarkStart w:id="472" w:name="_Toc49105626"/>
      <w:bookmarkStart w:id="473" w:name="_Toc49106105"/>
      <w:bookmarkStart w:id="474" w:name="_Toc49113506"/>
      <w:bookmarkStart w:id="475" w:name="_Toc49115136"/>
      <w:bookmarkStart w:id="476" w:name="_Toc49115615"/>
      <w:bookmarkStart w:id="477" w:name="_Toc49116095"/>
      <w:bookmarkStart w:id="478" w:name="_Toc49116564"/>
      <w:bookmarkStart w:id="479" w:name="_Toc49117501"/>
      <w:bookmarkStart w:id="480" w:name="_Toc43569208"/>
      <w:bookmarkStart w:id="481" w:name="_Toc43569351"/>
      <w:bookmarkStart w:id="482" w:name="_Toc43569495"/>
      <w:bookmarkStart w:id="483" w:name="_Toc43569829"/>
      <w:bookmarkStart w:id="484" w:name="_Toc43569992"/>
      <w:bookmarkStart w:id="485" w:name="_Toc43572080"/>
      <w:bookmarkStart w:id="486" w:name="_Toc43572238"/>
      <w:bookmarkStart w:id="487" w:name="_Toc49104191"/>
      <w:bookmarkStart w:id="488" w:name="_Toc49104665"/>
      <w:bookmarkStart w:id="489" w:name="_Toc49105146"/>
      <w:bookmarkStart w:id="490" w:name="_Toc49105627"/>
      <w:bookmarkStart w:id="491" w:name="_Toc49106106"/>
      <w:bookmarkStart w:id="492" w:name="_Toc49113507"/>
      <w:bookmarkStart w:id="493" w:name="_Toc49115137"/>
      <w:bookmarkStart w:id="494" w:name="_Toc49115616"/>
      <w:bookmarkStart w:id="495" w:name="_Toc49116096"/>
      <w:bookmarkStart w:id="496" w:name="_Toc49116565"/>
      <w:bookmarkStart w:id="497" w:name="_Toc49117502"/>
      <w:bookmarkStart w:id="498" w:name="_Toc43569209"/>
      <w:bookmarkStart w:id="499" w:name="_Toc43569352"/>
      <w:bookmarkStart w:id="500" w:name="_Toc43569496"/>
      <w:bookmarkStart w:id="501" w:name="_Toc43569830"/>
      <w:bookmarkStart w:id="502" w:name="_Toc43569993"/>
      <w:bookmarkStart w:id="503" w:name="_Toc43572081"/>
      <w:bookmarkStart w:id="504" w:name="_Toc43572239"/>
      <w:bookmarkStart w:id="505" w:name="_Toc49104192"/>
      <w:bookmarkStart w:id="506" w:name="_Toc49104666"/>
      <w:bookmarkStart w:id="507" w:name="_Toc49105147"/>
      <w:bookmarkStart w:id="508" w:name="_Toc49105628"/>
      <w:bookmarkStart w:id="509" w:name="_Toc49106107"/>
      <w:bookmarkStart w:id="510" w:name="_Toc49113508"/>
      <w:bookmarkStart w:id="511" w:name="_Toc49115138"/>
      <w:bookmarkStart w:id="512" w:name="_Toc49115617"/>
      <w:bookmarkStart w:id="513" w:name="_Toc49116097"/>
      <w:bookmarkStart w:id="514" w:name="_Toc49116566"/>
      <w:bookmarkStart w:id="515" w:name="_Toc49117503"/>
      <w:bookmarkStart w:id="516" w:name="_Toc49117022"/>
      <w:bookmarkStart w:id="517" w:name="_Toc49117505"/>
      <w:bookmarkStart w:id="518" w:name="_Toc49348894"/>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r w:rsidRPr="00300CE9">
        <w:lastRenderedPageBreak/>
        <w:t>IMS: Why is it important?</w:t>
      </w:r>
      <w:bookmarkEnd w:id="518"/>
    </w:p>
    <w:p w14:paraId="78CC97BA" w14:textId="77777777" w:rsidR="00AD609D" w:rsidRPr="00300CE9" w:rsidRDefault="00AD609D" w:rsidP="00AD609D">
      <w:pPr>
        <w:rPr>
          <w:rFonts w:asciiTheme="majorHAnsi" w:hAnsiTheme="majorHAnsi" w:cstheme="majorHAnsi"/>
          <w:sz w:val="22"/>
          <w:szCs w:val="22"/>
        </w:rPr>
      </w:pPr>
    </w:p>
    <w:p w14:paraId="048973F3" w14:textId="27AD4A64" w:rsidR="0038566C" w:rsidRPr="00300CE9" w:rsidRDefault="0038566C" w:rsidP="00C7338F">
      <w:pPr>
        <w:rPr>
          <w:rFonts w:asciiTheme="majorHAnsi" w:hAnsiTheme="majorHAnsi" w:cstheme="majorHAnsi"/>
          <w:sz w:val="22"/>
          <w:szCs w:val="22"/>
        </w:rPr>
      </w:pPr>
      <w:r w:rsidRPr="00300CE9">
        <w:rPr>
          <w:rFonts w:asciiTheme="majorHAnsi" w:hAnsiTheme="majorHAnsi" w:cstheme="majorHAnsi"/>
          <w:sz w:val="22"/>
          <w:szCs w:val="22"/>
        </w:rPr>
        <w:t xml:space="preserve">In order to ensure </w:t>
      </w:r>
      <w:del w:id="519" w:author="Khananusit, Sarida GIZ TH" w:date="2020-08-26T13:15:00Z">
        <w:r w:rsidRPr="00300CE9" w:rsidDel="00224180">
          <w:rPr>
            <w:rFonts w:asciiTheme="majorHAnsi" w:hAnsiTheme="majorHAnsi" w:cstheme="majorHAnsi"/>
            <w:sz w:val="22"/>
            <w:szCs w:val="22"/>
          </w:rPr>
          <w:delText xml:space="preserve">the group is competent to </w:delText>
        </w:r>
        <w:r w:rsidR="008A7F1F" w:rsidRPr="00300CE9" w:rsidDel="00224180">
          <w:rPr>
            <w:rFonts w:asciiTheme="majorHAnsi" w:hAnsiTheme="majorHAnsi" w:cstheme="majorHAnsi"/>
            <w:sz w:val="22"/>
            <w:szCs w:val="22"/>
          </w:rPr>
          <w:delText xml:space="preserve">ensure </w:delText>
        </w:r>
      </w:del>
      <w:r w:rsidR="008A7F1F" w:rsidRPr="00300CE9">
        <w:rPr>
          <w:rFonts w:asciiTheme="majorHAnsi" w:hAnsiTheme="majorHAnsi" w:cstheme="majorHAnsi"/>
          <w:sz w:val="22"/>
          <w:szCs w:val="22"/>
        </w:rPr>
        <w:t xml:space="preserve">compliance among its </w:t>
      </w:r>
      <w:ins w:id="520" w:author="Khananusit, Sarida GIZ TH" w:date="2020-08-26T13:15:00Z">
        <w:r w:rsidR="00224180">
          <w:rPr>
            <w:rFonts w:asciiTheme="majorHAnsi" w:hAnsiTheme="majorHAnsi" w:cstheme="majorHAnsi"/>
            <w:sz w:val="22"/>
            <w:szCs w:val="22"/>
          </w:rPr>
          <w:t xml:space="preserve">group </w:t>
        </w:r>
      </w:ins>
      <w:r w:rsidR="008A7F1F" w:rsidRPr="00300CE9">
        <w:rPr>
          <w:rFonts w:asciiTheme="majorHAnsi" w:hAnsiTheme="majorHAnsi" w:cstheme="majorHAnsi"/>
          <w:sz w:val="22"/>
          <w:szCs w:val="22"/>
        </w:rPr>
        <w:t>members</w:t>
      </w:r>
      <w:r w:rsidR="00685A28" w:rsidRPr="00300CE9">
        <w:rPr>
          <w:rFonts w:asciiTheme="majorHAnsi" w:hAnsiTheme="majorHAnsi" w:cstheme="majorHAnsi"/>
          <w:sz w:val="22"/>
          <w:szCs w:val="22"/>
        </w:rPr>
        <w:t>,</w:t>
      </w:r>
      <w:r w:rsidRPr="00300CE9">
        <w:rPr>
          <w:rFonts w:asciiTheme="majorHAnsi" w:hAnsiTheme="majorHAnsi" w:cstheme="majorHAnsi"/>
          <w:sz w:val="22"/>
          <w:szCs w:val="22"/>
        </w:rPr>
        <w:t xml:space="preserve"> the </w:t>
      </w:r>
      <w:ins w:id="521" w:author="Khananusit, Sarida GIZ TH" w:date="2020-08-26T13:15:00Z">
        <w:r w:rsidR="00224180">
          <w:rPr>
            <w:rFonts w:asciiTheme="majorHAnsi" w:hAnsiTheme="majorHAnsi" w:cstheme="majorHAnsi"/>
            <w:sz w:val="22"/>
            <w:szCs w:val="22"/>
          </w:rPr>
          <w:t xml:space="preserve">producer </w:t>
        </w:r>
      </w:ins>
      <w:r w:rsidRPr="00300CE9">
        <w:rPr>
          <w:rFonts w:asciiTheme="majorHAnsi" w:hAnsiTheme="majorHAnsi" w:cstheme="majorHAnsi"/>
          <w:sz w:val="22"/>
          <w:szCs w:val="22"/>
        </w:rPr>
        <w:t xml:space="preserve">group must </w:t>
      </w:r>
      <w:r w:rsidR="008A7F1F" w:rsidRPr="00300CE9">
        <w:rPr>
          <w:rFonts w:asciiTheme="majorHAnsi" w:hAnsiTheme="majorHAnsi" w:cstheme="majorHAnsi"/>
          <w:sz w:val="22"/>
          <w:szCs w:val="22"/>
        </w:rPr>
        <w:t xml:space="preserve">establish </w:t>
      </w:r>
      <w:r w:rsidR="004A2DD6" w:rsidRPr="00300CE9">
        <w:rPr>
          <w:rFonts w:asciiTheme="majorHAnsi" w:hAnsiTheme="majorHAnsi" w:cstheme="majorHAnsi"/>
          <w:sz w:val="22"/>
          <w:szCs w:val="22"/>
        </w:rPr>
        <w:t>a</w:t>
      </w:r>
      <w:r w:rsidR="008F3ED9" w:rsidRPr="00300CE9">
        <w:rPr>
          <w:rFonts w:asciiTheme="majorHAnsi" w:hAnsiTheme="majorHAnsi" w:cstheme="majorHAnsi"/>
          <w:sz w:val="22"/>
          <w:szCs w:val="22"/>
        </w:rPr>
        <w:t>n I</w:t>
      </w:r>
      <w:r w:rsidR="008C4147" w:rsidRPr="00300CE9">
        <w:rPr>
          <w:rFonts w:asciiTheme="majorHAnsi" w:hAnsiTheme="majorHAnsi" w:cstheme="majorHAnsi"/>
          <w:sz w:val="22"/>
          <w:szCs w:val="22"/>
        </w:rPr>
        <w:t>MS</w:t>
      </w:r>
      <w:r w:rsidRPr="00300CE9">
        <w:rPr>
          <w:rFonts w:asciiTheme="majorHAnsi" w:hAnsiTheme="majorHAnsi" w:cstheme="majorHAnsi"/>
          <w:sz w:val="22"/>
          <w:szCs w:val="22"/>
        </w:rPr>
        <w:t xml:space="preserve"> that </w:t>
      </w:r>
      <w:r w:rsidR="00685A28" w:rsidRPr="00300CE9">
        <w:rPr>
          <w:rFonts w:asciiTheme="majorHAnsi" w:hAnsiTheme="majorHAnsi" w:cstheme="majorHAnsi"/>
          <w:sz w:val="22"/>
          <w:szCs w:val="22"/>
        </w:rPr>
        <w:t>provide</w:t>
      </w:r>
      <w:r w:rsidRPr="00300CE9">
        <w:rPr>
          <w:rFonts w:asciiTheme="majorHAnsi" w:hAnsiTheme="majorHAnsi" w:cstheme="majorHAnsi"/>
          <w:sz w:val="22"/>
          <w:szCs w:val="22"/>
        </w:rPr>
        <w:t xml:space="preserve">s </w:t>
      </w:r>
      <w:r w:rsidR="008A7F1F" w:rsidRPr="00300CE9">
        <w:rPr>
          <w:rFonts w:asciiTheme="majorHAnsi" w:hAnsiTheme="majorHAnsi" w:cstheme="majorHAnsi"/>
          <w:sz w:val="22"/>
          <w:szCs w:val="22"/>
        </w:rPr>
        <w:t xml:space="preserve">transparent oversight and </w:t>
      </w:r>
      <w:r w:rsidR="00491A0B" w:rsidRPr="00300CE9">
        <w:rPr>
          <w:rFonts w:asciiTheme="majorHAnsi" w:hAnsiTheme="majorHAnsi" w:cstheme="majorHAnsi"/>
          <w:sz w:val="22"/>
          <w:szCs w:val="22"/>
        </w:rPr>
        <w:t>ensure</w:t>
      </w:r>
      <w:ins w:id="522" w:author="Khananusit, Sarida GIZ TH" w:date="2020-08-26T13:15:00Z">
        <w:r w:rsidR="00224180">
          <w:rPr>
            <w:rFonts w:asciiTheme="majorHAnsi" w:hAnsiTheme="majorHAnsi" w:cstheme="majorHAnsi"/>
            <w:sz w:val="22"/>
            <w:szCs w:val="22"/>
          </w:rPr>
          <w:t>s with</w:t>
        </w:r>
      </w:ins>
      <w:r w:rsidR="008A7F1F" w:rsidRPr="00300CE9">
        <w:rPr>
          <w:rFonts w:asciiTheme="majorHAnsi" w:hAnsiTheme="majorHAnsi" w:cstheme="majorHAnsi"/>
          <w:sz w:val="22"/>
          <w:szCs w:val="22"/>
        </w:rPr>
        <w:t xml:space="preserve"> </w:t>
      </w:r>
      <w:r w:rsidRPr="00300CE9">
        <w:rPr>
          <w:rFonts w:asciiTheme="majorHAnsi" w:hAnsiTheme="majorHAnsi" w:cstheme="majorHAnsi"/>
          <w:sz w:val="22"/>
          <w:szCs w:val="22"/>
        </w:rPr>
        <w:t xml:space="preserve">confidence that </w:t>
      </w:r>
      <w:del w:id="523" w:author="Khananusit, Sarida GIZ TH" w:date="2020-08-26T13:16:00Z">
        <w:r w:rsidRPr="00300CE9" w:rsidDel="00224180">
          <w:rPr>
            <w:rFonts w:asciiTheme="majorHAnsi" w:hAnsiTheme="majorHAnsi" w:cstheme="majorHAnsi"/>
            <w:sz w:val="22"/>
            <w:szCs w:val="22"/>
          </w:rPr>
          <w:delText xml:space="preserve"> </w:delText>
        </w:r>
      </w:del>
      <w:r w:rsidRPr="00300CE9">
        <w:rPr>
          <w:rFonts w:asciiTheme="majorHAnsi" w:hAnsiTheme="majorHAnsi" w:cstheme="majorHAnsi"/>
          <w:sz w:val="22"/>
          <w:szCs w:val="22"/>
        </w:rPr>
        <w:t>individual</w:t>
      </w:r>
      <w:r w:rsidR="00BF0AC6" w:rsidRPr="00300CE9">
        <w:rPr>
          <w:rFonts w:asciiTheme="majorHAnsi" w:hAnsiTheme="majorHAnsi" w:cstheme="majorHAnsi"/>
          <w:sz w:val="22"/>
          <w:szCs w:val="22"/>
        </w:rPr>
        <w:t xml:space="preserve"> producer</w:t>
      </w:r>
      <w:r w:rsidR="008A7F1F" w:rsidRPr="00300CE9">
        <w:rPr>
          <w:rFonts w:asciiTheme="majorHAnsi" w:hAnsiTheme="majorHAnsi" w:cstheme="majorHAnsi"/>
          <w:sz w:val="22"/>
          <w:szCs w:val="22"/>
        </w:rPr>
        <w:t xml:space="preserve">s within the group </w:t>
      </w:r>
      <w:r w:rsidR="00685A28" w:rsidRPr="00300CE9">
        <w:rPr>
          <w:rFonts w:asciiTheme="majorHAnsi" w:hAnsiTheme="majorHAnsi" w:cstheme="majorHAnsi"/>
          <w:sz w:val="22"/>
          <w:szCs w:val="22"/>
        </w:rPr>
        <w:t>meet</w:t>
      </w:r>
      <w:r w:rsidRPr="00300CE9">
        <w:rPr>
          <w:rFonts w:asciiTheme="majorHAnsi" w:hAnsiTheme="majorHAnsi" w:cstheme="majorHAnsi"/>
          <w:sz w:val="22"/>
          <w:szCs w:val="22"/>
        </w:rPr>
        <w:t xml:space="preserve"> the requirements of the </w:t>
      </w:r>
      <w:r w:rsidR="00685A28" w:rsidRPr="00300CE9">
        <w:rPr>
          <w:rFonts w:asciiTheme="majorHAnsi" w:hAnsiTheme="majorHAnsi" w:cstheme="majorHAnsi"/>
          <w:sz w:val="22"/>
          <w:szCs w:val="22"/>
        </w:rPr>
        <w:t>SRP S</w:t>
      </w:r>
      <w:r w:rsidRPr="00300CE9">
        <w:rPr>
          <w:rFonts w:asciiTheme="majorHAnsi" w:hAnsiTheme="majorHAnsi" w:cstheme="majorHAnsi"/>
          <w:sz w:val="22"/>
          <w:szCs w:val="22"/>
        </w:rPr>
        <w:t xml:space="preserve">tandard. At the same time, the </w:t>
      </w:r>
      <w:del w:id="524" w:author="Khananusit, Sarida GIZ TH" w:date="2020-08-26T13:16:00Z">
        <w:r w:rsidRPr="00300CE9" w:rsidDel="00224180">
          <w:rPr>
            <w:rFonts w:asciiTheme="majorHAnsi" w:hAnsiTheme="majorHAnsi" w:cstheme="majorHAnsi"/>
            <w:sz w:val="22"/>
            <w:szCs w:val="22"/>
          </w:rPr>
          <w:delText>management system</w:delText>
        </w:r>
      </w:del>
      <w:ins w:id="525" w:author="Khananusit, Sarida GIZ TH" w:date="2020-08-26T13:16:00Z">
        <w:r w:rsidR="00224180">
          <w:rPr>
            <w:rFonts w:asciiTheme="majorHAnsi" w:hAnsiTheme="majorHAnsi" w:cstheme="majorHAnsi"/>
            <w:sz w:val="22"/>
            <w:szCs w:val="22"/>
          </w:rPr>
          <w:t>IMS</w:t>
        </w:r>
      </w:ins>
      <w:r w:rsidRPr="00300CE9">
        <w:rPr>
          <w:rFonts w:asciiTheme="majorHAnsi" w:hAnsiTheme="majorHAnsi" w:cstheme="majorHAnsi"/>
          <w:sz w:val="22"/>
          <w:szCs w:val="22"/>
        </w:rPr>
        <w:t xml:space="preserve"> plays a vital role in supporting learning for </w:t>
      </w:r>
      <w:ins w:id="526" w:author="Khananusit, Sarida GIZ TH" w:date="2020-08-26T13:16:00Z">
        <w:r w:rsidR="00224180">
          <w:rPr>
            <w:rFonts w:asciiTheme="majorHAnsi" w:hAnsiTheme="majorHAnsi" w:cstheme="majorHAnsi"/>
            <w:sz w:val="22"/>
            <w:szCs w:val="22"/>
          </w:rPr>
          <w:t xml:space="preserve">individual </w:t>
        </w:r>
      </w:ins>
      <w:r w:rsidR="00BF0AC6" w:rsidRPr="00300CE9">
        <w:rPr>
          <w:rFonts w:asciiTheme="majorHAnsi" w:hAnsiTheme="majorHAnsi" w:cstheme="majorHAnsi"/>
          <w:sz w:val="22"/>
          <w:szCs w:val="22"/>
        </w:rPr>
        <w:t>producer</w:t>
      </w:r>
      <w:r w:rsidR="00685A28" w:rsidRPr="00300CE9">
        <w:rPr>
          <w:rFonts w:asciiTheme="majorHAnsi" w:hAnsiTheme="majorHAnsi" w:cstheme="majorHAnsi"/>
          <w:sz w:val="22"/>
          <w:szCs w:val="22"/>
        </w:rPr>
        <w:t>s</w:t>
      </w:r>
      <w:r w:rsidRPr="00300CE9">
        <w:rPr>
          <w:rFonts w:asciiTheme="majorHAnsi" w:hAnsiTheme="majorHAnsi" w:cstheme="majorHAnsi"/>
          <w:sz w:val="22"/>
          <w:szCs w:val="22"/>
        </w:rPr>
        <w:t>.</w:t>
      </w:r>
    </w:p>
    <w:p w14:paraId="2831E282" w14:textId="77777777" w:rsidR="0038566C" w:rsidRPr="00300CE9" w:rsidRDefault="0038566C" w:rsidP="00C7338F">
      <w:pPr>
        <w:rPr>
          <w:rFonts w:asciiTheme="majorHAnsi" w:hAnsiTheme="majorHAnsi" w:cstheme="majorHAnsi"/>
          <w:sz w:val="22"/>
          <w:szCs w:val="22"/>
        </w:rPr>
      </w:pPr>
    </w:p>
    <w:p w14:paraId="1CCB55AB" w14:textId="48F306EE" w:rsidR="0038566C" w:rsidRPr="00300CE9" w:rsidRDefault="00685A28" w:rsidP="00C7338F">
      <w:pPr>
        <w:rPr>
          <w:rFonts w:asciiTheme="majorHAnsi" w:hAnsiTheme="majorHAnsi" w:cstheme="majorHAnsi"/>
          <w:sz w:val="22"/>
          <w:szCs w:val="22"/>
        </w:rPr>
      </w:pPr>
      <w:r w:rsidRPr="00300CE9">
        <w:rPr>
          <w:rFonts w:asciiTheme="majorHAnsi" w:hAnsiTheme="majorHAnsi" w:cstheme="majorHAnsi"/>
          <w:sz w:val="22"/>
          <w:szCs w:val="22"/>
        </w:rPr>
        <w:t xml:space="preserve">The following </w:t>
      </w:r>
      <w:del w:id="527" w:author="Khananusit, Sarida GIZ TH" w:date="2020-08-26T13:18:00Z">
        <w:r w:rsidRPr="00300CE9" w:rsidDel="00FA40BF">
          <w:rPr>
            <w:rFonts w:asciiTheme="majorHAnsi" w:hAnsiTheme="majorHAnsi" w:cstheme="majorHAnsi"/>
            <w:sz w:val="22"/>
            <w:szCs w:val="22"/>
          </w:rPr>
          <w:delText>fundamental</w:delText>
        </w:r>
        <w:r w:rsidR="0038566C" w:rsidRPr="00300CE9" w:rsidDel="00FA40BF">
          <w:rPr>
            <w:rFonts w:asciiTheme="majorHAnsi" w:hAnsiTheme="majorHAnsi" w:cstheme="majorHAnsi"/>
            <w:sz w:val="22"/>
            <w:szCs w:val="22"/>
          </w:rPr>
          <w:delText xml:space="preserve"> </w:delText>
        </w:r>
        <w:r w:rsidR="00D64516" w:rsidRPr="00300CE9" w:rsidDel="00FA40BF">
          <w:rPr>
            <w:rFonts w:asciiTheme="majorHAnsi" w:hAnsiTheme="majorHAnsi" w:cstheme="majorHAnsi"/>
            <w:sz w:val="22"/>
            <w:szCs w:val="22"/>
          </w:rPr>
          <w:delText>requirements</w:delText>
        </w:r>
      </w:del>
      <w:ins w:id="528" w:author="Khananusit, Sarida GIZ TH" w:date="2020-08-26T13:22:00Z">
        <w:r w:rsidR="00FA40BF">
          <w:rPr>
            <w:rFonts w:asciiTheme="majorHAnsi" w:hAnsiTheme="majorHAnsi" w:cstheme="majorHAnsi"/>
            <w:sz w:val="22"/>
            <w:szCs w:val="22"/>
          </w:rPr>
          <w:t>conditions</w:t>
        </w:r>
      </w:ins>
      <w:r w:rsidR="00D64516" w:rsidRPr="00300CE9">
        <w:rPr>
          <w:rFonts w:asciiTheme="majorHAnsi" w:hAnsiTheme="majorHAnsi" w:cstheme="majorHAnsi"/>
          <w:sz w:val="22"/>
          <w:szCs w:val="22"/>
        </w:rPr>
        <w:t xml:space="preserve"> </w:t>
      </w:r>
      <w:r w:rsidRPr="00300CE9">
        <w:rPr>
          <w:rFonts w:asciiTheme="majorHAnsi" w:hAnsiTheme="majorHAnsi" w:cstheme="majorHAnsi"/>
          <w:sz w:val="22"/>
          <w:szCs w:val="22"/>
        </w:rPr>
        <w:t>help to build external</w:t>
      </w:r>
      <w:r w:rsidR="0038566C" w:rsidRPr="00300CE9">
        <w:rPr>
          <w:rFonts w:asciiTheme="majorHAnsi" w:hAnsiTheme="majorHAnsi" w:cstheme="majorHAnsi"/>
          <w:sz w:val="22"/>
          <w:szCs w:val="22"/>
        </w:rPr>
        <w:t xml:space="preserve"> confidence that </w:t>
      </w:r>
      <w:del w:id="529" w:author="Khananusit, Sarida GIZ TH" w:date="2020-08-26T13:17:00Z">
        <w:r w:rsidR="0038566C" w:rsidRPr="00300CE9" w:rsidDel="00FA40BF">
          <w:rPr>
            <w:rFonts w:asciiTheme="majorHAnsi" w:hAnsiTheme="majorHAnsi" w:cstheme="majorHAnsi"/>
            <w:sz w:val="22"/>
            <w:szCs w:val="22"/>
          </w:rPr>
          <w:delText>a</w:delText>
        </w:r>
        <w:r w:rsidRPr="00300CE9" w:rsidDel="00FA40BF">
          <w:rPr>
            <w:rFonts w:asciiTheme="majorHAnsi" w:hAnsiTheme="majorHAnsi" w:cstheme="majorHAnsi"/>
            <w:sz w:val="22"/>
            <w:szCs w:val="22"/>
          </w:rPr>
          <w:delText>ny</w:delText>
        </w:r>
        <w:r w:rsidR="0038566C" w:rsidRPr="00300CE9" w:rsidDel="00FA40BF">
          <w:rPr>
            <w:rFonts w:asciiTheme="majorHAnsi" w:hAnsiTheme="majorHAnsi" w:cstheme="majorHAnsi"/>
            <w:sz w:val="22"/>
            <w:szCs w:val="22"/>
          </w:rPr>
          <w:delText xml:space="preserve"> </w:delText>
        </w:r>
      </w:del>
      <w:ins w:id="530" w:author="Khananusit, Sarida GIZ TH" w:date="2020-08-26T13:17:00Z">
        <w:r w:rsidR="00FA40BF">
          <w:rPr>
            <w:rFonts w:asciiTheme="majorHAnsi" w:hAnsiTheme="majorHAnsi" w:cstheme="majorHAnsi"/>
            <w:sz w:val="22"/>
            <w:szCs w:val="22"/>
          </w:rPr>
          <w:t>a producer</w:t>
        </w:r>
        <w:r w:rsidR="00FA40BF" w:rsidRPr="00300CE9">
          <w:rPr>
            <w:rFonts w:asciiTheme="majorHAnsi" w:hAnsiTheme="majorHAnsi" w:cstheme="majorHAnsi"/>
            <w:sz w:val="22"/>
            <w:szCs w:val="22"/>
          </w:rPr>
          <w:t xml:space="preserve"> </w:t>
        </w:r>
      </w:ins>
      <w:r w:rsidR="0038566C" w:rsidRPr="00300CE9">
        <w:rPr>
          <w:rFonts w:asciiTheme="majorHAnsi" w:hAnsiTheme="majorHAnsi" w:cstheme="majorHAnsi"/>
          <w:sz w:val="22"/>
          <w:szCs w:val="22"/>
        </w:rPr>
        <w:t>group conform</w:t>
      </w:r>
      <w:r w:rsidRPr="00300CE9">
        <w:rPr>
          <w:rFonts w:asciiTheme="majorHAnsi" w:hAnsiTheme="majorHAnsi" w:cstheme="majorHAnsi"/>
          <w:sz w:val="22"/>
          <w:szCs w:val="22"/>
        </w:rPr>
        <w:t>s</w:t>
      </w:r>
      <w:r w:rsidR="0038566C" w:rsidRPr="00300CE9">
        <w:rPr>
          <w:rFonts w:asciiTheme="majorHAnsi" w:hAnsiTheme="majorHAnsi" w:cstheme="majorHAnsi"/>
          <w:sz w:val="22"/>
          <w:szCs w:val="22"/>
        </w:rPr>
        <w:t xml:space="preserve"> to </w:t>
      </w:r>
      <w:r w:rsidRPr="00300CE9">
        <w:rPr>
          <w:rFonts w:asciiTheme="majorHAnsi" w:hAnsiTheme="majorHAnsi" w:cstheme="majorHAnsi"/>
          <w:sz w:val="22"/>
          <w:szCs w:val="22"/>
        </w:rPr>
        <w:t xml:space="preserve">agreed </w:t>
      </w:r>
      <w:r w:rsidR="0038566C" w:rsidRPr="00300CE9">
        <w:rPr>
          <w:rFonts w:asciiTheme="majorHAnsi" w:hAnsiTheme="majorHAnsi" w:cstheme="majorHAnsi"/>
          <w:sz w:val="22"/>
          <w:szCs w:val="22"/>
        </w:rPr>
        <w:t>standards:</w:t>
      </w:r>
    </w:p>
    <w:p w14:paraId="3FA23CB0" w14:textId="4B9F3E8E" w:rsidR="0038566C" w:rsidRPr="00224180" w:rsidRDefault="0038566C">
      <w:pPr>
        <w:pStyle w:val="ListParagraph"/>
        <w:numPr>
          <w:ilvl w:val="0"/>
          <w:numId w:val="104"/>
        </w:numPr>
        <w:rPr>
          <w:rFonts w:asciiTheme="majorHAnsi" w:hAnsiTheme="majorHAnsi" w:cstheme="majorHAnsi"/>
          <w:sz w:val="22"/>
          <w:szCs w:val="22"/>
          <w:rPrChange w:id="531" w:author="Khananusit, Sarida GIZ TH" w:date="2020-08-26T13:16:00Z">
            <w:rPr/>
          </w:rPrChange>
        </w:rPr>
        <w:pPrChange w:id="532" w:author="Khananusit, Sarida GIZ TH" w:date="2020-08-26T13:16:00Z">
          <w:pPr/>
        </w:pPrChange>
      </w:pPr>
      <w:r w:rsidRPr="00FA40BF">
        <w:rPr>
          <w:rFonts w:asciiTheme="majorHAnsi" w:hAnsiTheme="majorHAnsi" w:cstheme="majorHAnsi"/>
          <w:b/>
          <w:bCs/>
          <w:sz w:val="22"/>
          <w:szCs w:val="22"/>
          <w:rPrChange w:id="533" w:author="Khananusit, Sarida GIZ TH" w:date="2020-08-26T13:20:00Z">
            <w:rPr/>
          </w:rPrChange>
        </w:rPr>
        <w:t>Documentation and records</w:t>
      </w:r>
      <w:del w:id="534" w:author="Khananusit, Sarida GIZ TH" w:date="2020-08-26T13:20:00Z">
        <w:r w:rsidRPr="00224180" w:rsidDel="00FA40BF">
          <w:rPr>
            <w:rFonts w:asciiTheme="majorHAnsi" w:hAnsiTheme="majorHAnsi" w:cstheme="majorHAnsi"/>
            <w:sz w:val="22"/>
            <w:szCs w:val="22"/>
            <w:rPrChange w:id="535" w:author="Khananusit, Sarida GIZ TH" w:date="2020-08-26T13:16:00Z">
              <w:rPr/>
            </w:rPrChange>
          </w:rPr>
          <w:delText xml:space="preserve"> -</w:delText>
        </w:r>
      </w:del>
      <w:ins w:id="536" w:author="Khananusit, Sarida GIZ TH" w:date="2020-08-26T13:20:00Z">
        <w:r w:rsidR="00FA40BF">
          <w:rPr>
            <w:rFonts w:asciiTheme="majorHAnsi" w:hAnsiTheme="majorHAnsi" w:cstheme="majorHAnsi"/>
            <w:sz w:val="22"/>
            <w:szCs w:val="22"/>
          </w:rPr>
          <w:t>:</w:t>
        </w:r>
      </w:ins>
      <w:r w:rsidRPr="00224180">
        <w:rPr>
          <w:rFonts w:asciiTheme="majorHAnsi" w:hAnsiTheme="majorHAnsi" w:cstheme="majorHAnsi"/>
          <w:sz w:val="22"/>
          <w:szCs w:val="22"/>
          <w:rPrChange w:id="537" w:author="Khananusit, Sarida GIZ TH" w:date="2020-08-26T13:16:00Z">
            <w:rPr/>
          </w:rPrChange>
        </w:rPr>
        <w:t xml:space="preserve"> How well documented are the group structures and individual group member practices? How accurate and complete are the production, chain of custody and management records?</w:t>
      </w:r>
    </w:p>
    <w:p w14:paraId="26A36ABD" w14:textId="3B284768" w:rsidR="00C110A9" w:rsidRPr="00224180" w:rsidRDefault="00C110A9">
      <w:pPr>
        <w:pStyle w:val="ListParagraph"/>
        <w:numPr>
          <w:ilvl w:val="0"/>
          <w:numId w:val="104"/>
        </w:numPr>
        <w:rPr>
          <w:rFonts w:asciiTheme="majorHAnsi" w:hAnsiTheme="majorHAnsi" w:cstheme="majorHAnsi"/>
          <w:sz w:val="22"/>
          <w:szCs w:val="22"/>
          <w:rPrChange w:id="538" w:author="Khananusit, Sarida GIZ TH" w:date="2020-08-26T13:16:00Z">
            <w:rPr/>
          </w:rPrChange>
        </w:rPr>
        <w:pPrChange w:id="539" w:author="Khananusit, Sarida GIZ TH" w:date="2020-08-26T13:16:00Z">
          <w:pPr/>
        </w:pPrChange>
      </w:pPr>
      <w:r w:rsidRPr="00FA40BF">
        <w:rPr>
          <w:rFonts w:asciiTheme="majorHAnsi" w:hAnsiTheme="majorHAnsi" w:cstheme="majorHAnsi"/>
          <w:b/>
          <w:bCs/>
          <w:sz w:val="22"/>
          <w:szCs w:val="22"/>
          <w:rPrChange w:id="540" w:author="Khananusit, Sarida GIZ TH" w:date="2020-08-26T13:20:00Z">
            <w:rPr/>
          </w:rPrChange>
        </w:rPr>
        <w:t>Group governance</w:t>
      </w:r>
      <w:del w:id="541" w:author="Khananusit, Sarida GIZ TH" w:date="2020-08-26T13:20:00Z">
        <w:r w:rsidRPr="00224180" w:rsidDel="00FA40BF">
          <w:rPr>
            <w:rFonts w:asciiTheme="majorHAnsi" w:hAnsiTheme="majorHAnsi" w:cstheme="majorHAnsi"/>
            <w:sz w:val="22"/>
            <w:szCs w:val="22"/>
            <w:rPrChange w:id="542" w:author="Khananusit, Sarida GIZ TH" w:date="2020-08-26T13:16:00Z">
              <w:rPr/>
            </w:rPrChange>
          </w:rPr>
          <w:delText xml:space="preserve"> -</w:delText>
        </w:r>
      </w:del>
      <w:ins w:id="543" w:author="Khananusit, Sarida GIZ TH" w:date="2020-08-26T13:20:00Z">
        <w:r w:rsidR="00FA40BF">
          <w:rPr>
            <w:rFonts w:asciiTheme="majorHAnsi" w:hAnsiTheme="majorHAnsi" w:cstheme="majorHAnsi"/>
            <w:sz w:val="22"/>
            <w:szCs w:val="22"/>
          </w:rPr>
          <w:t>:</w:t>
        </w:r>
      </w:ins>
      <w:r w:rsidRPr="00224180">
        <w:rPr>
          <w:rFonts w:asciiTheme="majorHAnsi" w:hAnsiTheme="majorHAnsi" w:cstheme="majorHAnsi"/>
          <w:sz w:val="22"/>
          <w:szCs w:val="22"/>
          <w:rPrChange w:id="544" w:author="Khananusit, Sarida GIZ TH" w:date="2020-08-26T13:16:00Z">
            <w:rPr/>
          </w:rPrChange>
        </w:rPr>
        <w:t xml:space="preserve"> How effective is the governing mechanism to define</w:t>
      </w:r>
      <w:r w:rsidR="00491A0B" w:rsidRPr="00224180">
        <w:rPr>
          <w:rFonts w:asciiTheme="majorHAnsi" w:hAnsiTheme="majorHAnsi" w:cstheme="majorHAnsi"/>
          <w:sz w:val="22"/>
          <w:szCs w:val="22"/>
          <w:rPrChange w:id="545" w:author="Khananusit, Sarida GIZ TH" w:date="2020-08-26T13:16:00Z">
            <w:rPr/>
          </w:rPrChange>
        </w:rPr>
        <w:t xml:space="preserve"> and implement necessary</w:t>
      </w:r>
      <w:r w:rsidRPr="00224180">
        <w:rPr>
          <w:rFonts w:asciiTheme="majorHAnsi" w:hAnsiTheme="majorHAnsi" w:cstheme="majorHAnsi"/>
          <w:sz w:val="22"/>
          <w:szCs w:val="22"/>
          <w:rPrChange w:id="546" w:author="Khananusit, Sarida GIZ TH" w:date="2020-08-26T13:16:00Z">
            <w:rPr/>
          </w:rPrChange>
        </w:rPr>
        <w:t xml:space="preserve"> procedures? How </w:t>
      </w:r>
      <w:r w:rsidR="00491A0B" w:rsidRPr="00224180">
        <w:rPr>
          <w:rFonts w:asciiTheme="majorHAnsi" w:hAnsiTheme="majorHAnsi" w:cstheme="majorHAnsi"/>
          <w:sz w:val="22"/>
          <w:szCs w:val="22"/>
          <w:rPrChange w:id="547" w:author="Khananusit, Sarida GIZ TH" w:date="2020-08-26T13:16:00Z">
            <w:rPr/>
          </w:rPrChange>
        </w:rPr>
        <w:t>are</w:t>
      </w:r>
      <w:r w:rsidRPr="00224180">
        <w:rPr>
          <w:rFonts w:asciiTheme="majorHAnsi" w:hAnsiTheme="majorHAnsi" w:cstheme="majorHAnsi"/>
          <w:sz w:val="22"/>
          <w:szCs w:val="22"/>
          <w:rPrChange w:id="548" w:author="Khananusit, Sarida GIZ TH" w:date="2020-08-26T13:16:00Z">
            <w:rPr/>
          </w:rPrChange>
        </w:rPr>
        <w:t xml:space="preserve"> decision</w:t>
      </w:r>
      <w:r w:rsidR="00491A0B" w:rsidRPr="00224180">
        <w:rPr>
          <w:rFonts w:asciiTheme="majorHAnsi" w:hAnsiTheme="majorHAnsi" w:cstheme="majorHAnsi"/>
          <w:sz w:val="22"/>
          <w:szCs w:val="22"/>
          <w:rPrChange w:id="549" w:author="Khananusit, Sarida GIZ TH" w:date="2020-08-26T13:16:00Z">
            <w:rPr/>
          </w:rPrChange>
        </w:rPr>
        <w:t>s</w:t>
      </w:r>
      <w:r w:rsidRPr="00224180">
        <w:rPr>
          <w:rFonts w:asciiTheme="majorHAnsi" w:hAnsiTheme="majorHAnsi" w:cstheme="majorHAnsi"/>
          <w:sz w:val="22"/>
          <w:szCs w:val="22"/>
          <w:rPrChange w:id="550" w:author="Khananusit, Sarida GIZ TH" w:date="2020-08-26T13:16:00Z">
            <w:rPr/>
          </w:rPrChange>
        </w:rPr>
        <w:t xml:space="preserve"> made? Who should decide </w:t>
      </w:r>
      <w:r w:rsidR="00491A0B" w:rsidRPr="00224180">
        <w:rPr>
          <w:rFonts w:asciiTheme="majorHAnsi" w:hAnsiTheme="majorHAnsi" w:cstheme="majorHAnsi"/>
          <w:sz w:val="22"/>
          <w:szCs w:val="22"/>
          <w:rPrChange w:id="551" w:author="Khananusit, Sarida GIZ TH" w:date="2020-08-26T13:16:00Z">
            <w:rPr/>
          </w:rPrChange>
        </w:rPr>
        <w:t>on</w:t>
      </w:r>
      <w:r w:rsidRPr="00224180">
        <w:rPr>
          <w:rFonts w:asciiTheme="majorHAnsi" w:hAnsiTheme="majorHAnsi" w:cstheme="majorHAnsi"/>
          <w:sz w:val="22"/>
          <w:szCs w:val="22"/>
          <w:rPrChange w:id="552" w:author="Khananusit, Sarida GIZ TH" w:date="2020-08-26T13:16:00Z">
            <w:rPr/>
          </w:rPrChange>
        </w:rPr>
        <w:t xml:space="preserve"> approv</w:t>
      </w:r>
      <w:r w:rsidR="00491A0B" w:rsidRPr="00224180">
        <w:rPr>
          <w:rFonts w:asciiTheme="majorHAnsi" w:hAnsiTheme="majorHAnsi" w:cstheme="majorHAnsi"/>
          <w:sz w:val="22"/>
          <w:szCs w:val="22"/>
          <w:rPrChange w:id="553" w:author="Khananusit, Sarida GIZ TH" w:date="2020-08-26T13:16:00Z">
            <w:rPr/>
          </w:rPrChange>
        </w:rPr>
        <w:t xml:space="preserve">al </w:t>
      </w:r>
      <w:del w:id="554" w:author="Khananusit, Sarida GIZ TH" w:date="2020-08-26T13:18:00Z">
        <w:r w:rsidR="00491A0B" w:rsidRPr="00224180" w:rsidDel="00FA40BF">
          <w:rPr>
            <w:rFonts w:asciiTheme="majorHAnsi" w:hAnsiTheme="majorHAnsi" w:cstheme="majorHAnsi"/>
            <w:sz w:val="22"/>
            <w:szCs w:val="22"/>
            <w:rPrChange w:id="555" w:author="Khananusit, Sarida GIZ TH" w:date="2020-08-26T13:16:00Z">
              <w:rPr/>
            </w:rPrChange>
          </w:rPr>
          <w:delText xml:space="preserve">of </w:delText>
        </w:r>
      </w:del>
      <w:ins w:id="556" w:author="Khananusit, Sarida GIZ TH" w:date="2020-08-26T13:18:00Z">
        <w:r w:rsidR="00FA40BF" w:rsidRPr="00224180">
          <w:rPr>
            <w:rFonts w:asciiTheme="majorHAnsi" w:hAnsiTheme="majorHAnsi" w:cstheme="majorHAnsi"/>
            <w:sz w:val="22"/>
            <w:szCs w:val="22"/>
            <w:rPrChange w:id="557" w:author="Khananusit, Sarida GIZ TH" w:date="2020-08-26T13:16:00Z">
              <w:rPr/>
            </w:rPrChange>
          </w:rPr>
          <w:t>o</w:t>
        </w:r>
        <w:r w:rsidR="00FA40BF">
          <w:rPr>
            <w:rFonts w:asciiTheme="majorHAnsi" w:hAnsiTheme="majorHAnsi" w:cstheme="majorHAnsi"/>
            <w:sz w:val="22"/>
            <w:szCs w:val="22"/>
          </w:rPr>
          <w:t>r</w:t>
        </w:r>
        <w:r w:rsidR="00FA40BF" w:rsidRPr="00224180">
          <w:rPr>
            <w:rFonts w:asciiTheme="majorHAnsi" w:hAnsiTheme="majorHAnsi" w:cstheme="majorHAnsi"/>
            <w:sz w:val="22"/>
            <w:szCs w:val="22"/>
            <w:rPrChange w:id="558" w:author="Khananusit, Sarida GIZ TH" w:date="2020-08-26T13:16:00Z">
              <w:rPr/>
            </w:rPrChange>
          </w:rPr>
          <w:t xml:space="preserve"> </w:t>
        </w:r>
      </w:ins>
      <w:r w:rsidR="00491A0B" w:rsidRPr="00224180">
        <w:rPr>
          <w:rFonts w:asciiTheme="majorHAnsi" w:hAnsiTheme="majorHAnsi" w:cstheme="majorHAnsi"/>
          <w:sz w:val="22"/>
          <w:szCs w:val="22"/>
          <w:rPrChange w:id="559" w:author="Khananusit, Sarida GIZ TH" w:date="2020-08-26T13:16:00Z">
            <w:rPr/>
          </w:rPrChange>
        </w:rPr>
        <w:t xml:space="preserve">removal of </w:t>
      </w:r>
      <w:r w:rsidRPr="00224180">
        <w:rPr>
          <w:rFonts w:asciiTheme="majorHAnsi" w:hAnsiTheme="majorHAnsi" w:cstheme="majorHAnsi"/>
          <w:sz w:val="22"/>
          <w:szCs w:val="22"/>
          <w:rPrChange w:id="560" w:author="Khananusit, Sarida GIZ TH" w:date="2020-08-26T13:16:00Z">
            <w:rPr/>
          </w:rPrChange>
        </w:rPr>
        <w:t xml:space="preserve">members? </w:t>
      </w:r>
    </w:p>
    <w:p w14:paraId="4DFF1549" w14:textId="54C9F9C3" w:rsidR="0038566C" w:rsidRPr="00224180" w:rsidRDefault="0038566C">
      <w:pPr>
        <w:pStyle w:val="ListParagraph"/>
        <w:numPr>
          <w:ilvl w:val="0"/>
          <w:numId w:val="104"/>
        </w:numPr>
        <w:rPr>
          <w:rFonts w:asciiTheme="majorHAnsi" w:hAnsiTheme="majorHAnsi" w:cstheme="majorHAnsi"/>
          <w:sz w:val="22"/>
          <w:szCs w:val="22"/>
          <w:rPrChange w:id="561" w:author="Khananusit, Sarida GIZ TH" w:date="2020-08-26T13:16:00Z">
            <w:rPr/>
          </w:rPrChange>
        </w:rPr>
        <w:pPrChange w:id="562" w:author="Khananusit, Sarida GIZ TH" w:date="2020-08-26T13:16:00Z">
          <w:pPr/>
        </w:pPrChange>
      </w:pPr>
      <w:r w:rsidRPr="00FA40BF">
        <w:rPr>
          <w:rFonts w:asciiTheme="majorHAnsi" w:hAnsiTheme="majorHAnsi" w:cstheme="majorHAnsi"/>
          <w:b/>
          <w:bCs/>
          <w:sz w:val="22"/>
          <w:szCs w:val="22"/>
          <w:rPrChange w:id="563" w:author="Khananusit, Sarida GIZ TH" w:date="2020-08-26T13:20:00Z">
            <w:rPr/>
          </w:rPrChange>
        </w:rPr>
        <w:t>Risk assessment</w:t>
      </w:r>
      <w:del w:id="564" w:author="Khananusit, Sarida GIZ TH" w:date="2020-08-26T13:20:00Z">
        <w:r w:rsidRPr="00224180" w:rsidDel="00FA40BF">
          <w:rPr>
            <w:rFonts w:asciiTheme="majorHAnsi" w:hAnsiTheme="majorHAnsi" w:cstheme="majorHAnsi"/>
            <w:sz w:val="22"/>
            <w:szCs w:val="22"/>
            <w:rPrChange w:id="565" w:author="Khananusit, Sarida GIZ TH" w:date="2020-08-26T13:16:00Z">
              <w:rPr/>
            </w:rPrChange>
          </w:rPr>
          <w:delText xml:space="preserve"> -</w:delText>
        </w:r>
      </w:del>
      <w:ins w:id="566" w:author="Khananusit, Sarida GIZ TH" w:date="2020-08-26T13:20:00Z">
        <w:r w:rsidR="00FA40BF">
          <w:rPr>
            <w:rFonts w:asciiTheme="majorHAnsi" w:hAnsiTheme="majorHAnsi" w:cstheme="majorHAnsi"/>
            <w:sz w:val="22"/>
            <w:szCs w:val="22"/>
          </w:rPr>
          <w:t>:</w:t>
        </w:r>
      </w:ins>
      <w:r w:rsidRPr="00224180">
        <w:rPr>
          <w:rFonts w:asciiTheme="majorHAnsi" w:hAnsiTheme="majorHAnsi" w:cstheme="majorHAnsi"/>
          <w:sz w:val="22"/>
          <w:szCs w:val="22"/>
          <w:rPrChange w:id="567" w:author="Khananusit, Sarida GIZ TH" w:date="2020-08-26T13:16:00Z">
            <w:rPr/>
          </w:rPrChange>
        </w:rPr>
        <w:t xml:space="preserve"> How well are</w:t>
      </w:r>
      <w:r w:rsidR="00685A28" w:rsidRPr="00224180">
        <w:rPr>
          <w:rFonts w:asciiTheme="majorHAnsi" w:hAnsiTheme="majorHAnsi" w:cstheme="majorHAnsi"/>
          <w:sz w:val="22"/>
          <w:szCs w:val="22"/>
          <w:rPrChange w:id="568" w:author="Khananusit, Sarida GIZ TH" w:date="2020-08-26T13:16:00Z">
            <w:rPr/>
          </w:rPrChange>
        </w:rPr>
        <w:t xml:space="preserve"> </w:t>
      </w:r>
      <w:r w:rsidRPr="00224180">
        <w:rPr>
          <w:rFonts w:asciiTheme="majorHAnsi" w:hAnsiTheme="majorHAnsi" w:cstheme="majorHAnsi"/>
          <w:sz w:val="22"/>
          <w:szCs w:val="22"/>
          <w:rPrChange w:id="569" w:author="Khananusit, Sarida GIZ TH" w:date="2020-08-26T13:16:00Z">
            <w:rPr/>
          </w:rPrChange>
        </w:rPr>
        <w:t>key risks identified at the group member and management levels</w:t>
      </w:r>
      <w:del w:id="570" w:author="Khananusit, Sarida GIZ TH" w:date="2020-08-26T13:19:00Z">
        <w:r w:rsidR="00491A0B" w:rsidRPr="00224180" w:rsidDel="00FA40BF">
          <w:rPr>
            <w:rFonts w:asciiTheme="majorHAnsi" w:hAnsiTheme="majorHAnsi" w:cstheme="majorHAnsi"/>
            <w:sz w:val="22"/>
            <w:szCs w:val="22"/>
            <w:rPrChange w:id="571" w:author="Khananusit, Sarida GIZ TH" w:date="2020-08-26T13:16:00Z">
              <w:rPr/>
            </w:rPrChange>
          </w:rPr>
          <w:delText>,</w:delText>
        </w:r>
        <w:r w:rsidRPr="00224180" w:rsidDel="00FA40BF">
          <w:rPr>
            <w:rFonts w:asciiTheme="majorHAnsi" w:hAnsiTheme="majorHAnsi" w:cstheme="majorHAnsi"/>
            <w:sz w:val="22"/>
            <w:szCs w:val="22"/>
            <w:rPrChange w:id="572" w:author="Khananusit, Sarida GIZ TH" w:date="2020-08-26T13:16:00Z">
              <w:rPr/>
            </w:rPrChange>
          </w:rPr>
          <w:delText xml:space="preserve"> and</w:delText>
        </w:r>
      </w:del>
      <w:ins w:id="573" w:author="Khananusit, Sarida GIZ TH" w:date="2020-08-26T13:19:00Z">
        <w:r w:rsidR="00FA40BF">
          <w:rPr>
            <w:rFonts w:asciiTheme="majorHAnsi" w:hAnsiTheme="majorHAnsi" w:cstheme="majorHAnsi"/>
            <w:sz w:val="22"/>
            <w:szCs w:val="22"/>
          </w:rPr>
          <w:t>?</w:t>
        </w:r>
      </w:ins>
      <w:r w:rsidRPr="00224180">
        <w:rPr>
          <w:rFonts w:asciiTheme="majorHAnsi" w:hAnsiTheme="majorHAnsi" w:cstheme="majorHAnsi"/>
          <w:sz w:val="22"/>
          <w:szCs w:val="22"/>
          <w:rPrChange w:id="574" w:author="Khananusit, Sarida GIZ TH" w:date="2020-08-26T13:16:00Z">
            <w:rPr/>
          </w:rPrChange>
        </w:rPr>
        <w:t xml:space="preserve"> </w:t>
      </w:r>
      <w:ins w:id="575" w:author="Khananusit, Sarida GIZ TH" w:date="2020-08-26T13:19:00Z">
        <w:r w:rsidR="00FA40BF">
          <w:rPr>
            <w:rFonts w:asciiTheme="majorHAnsi" w:hAnsiTheme="majorHAnsi" w:cstheme="majorHAnsi"/>
            <w:sz w:val="22"/>
            <w:szCs w:val="22"/>
          </w:rPr>
          <w:t>T</w:t>
        </w:r>
      </w:ins>
      <w:del w:id="576" w:author="Khananusit, Sarida GIZ TH" w:date="2020-08-26T13:19:00Z">
        <w:r w:rsidRPr="00224180" w:rsidDel="00FA40BF">
          <w:rPr>
            <w:rFonts w:asciiTheme="majorHAnsi" w:hAnsiTheme="majorHAnsi" w:cstheme="majorHAnsi"/>
            <w:sz w:val="22"/>
            <w:szCs w:val="22"/>
            <w:rPrChange w:id="577" w:author="Khananusit, Sarida GIZ TH" w:date="2020-08-26T13:16:00Z">
              <w:rPr/>
            </w:rPrChange>
          </w:rPr>
          <w:delText>t</w:delText>
        </w:r>
      </w:del>
      <w:r w:rsidRPr="00224180">
        <w:rPr>
          <w:rFonts w:asciiTheme="majorHAnsi" w:hAnsiTheme="majorHAnsi" w:cstheme="majorHAnsi"/>
          <w:sz w:val="22"/>
          <w:szCs w:val="22"/>
          <w:rPrChange w:id="578" w:author="Khananusit, Sarida GIZ TH" w:date="2020-08-26T13:16:00Z">
            <w:rPr/>
          </w:rPrChange>
        </w:rPr>
        <w:t>o what extent are they integrated into training and communication (continuous improvement)?</w:t>
      </w:r>
    </w:p>
    <w:p w14:paraId="74E6B2B0" w14:textId="2E11F50F" w:rsidR="00C7338F" w:rsidRPr="00224180" w:rsidRDefault="0038566C">
      <w:pPr>
        <w:pStyle w:val="ListParagraph"/>
        <w:numPr>
          <w:ilvl w:val="0"/>
          <w:numId w:val="104"/>
        </w:numPr>
        <w:rPr>
          <w:rFonts w:asciiTheme="majorHAnsi" w:hAnsiTheme="majorHAnsi" w:cstheme="majorHAnsi"/>
          <w:sz w:val="22"/>
          <w:szCs w:val="22"/>
          <w:rPrChange w:id="579" w:author="Khananusit, Sarida GIZ TH" w:date="2020-08-26T13:16:00Z">
            <w:rPr/>
          </w:rPrChange>
        </w:rPr>
        <w:pPrChange w:id="580" w:author="Khananusit, Sarida GIZ TH" w:date="2020-08-26T13:16:00Z">
          <w:pPr/>
        </w:pPrChange>
      </w:pPr>
      <w:r w:rsidRPr="00FA40BF" w:rsidDel="00D440A7">
        <w:rPr>
          <w:rFonts w:asciiTheme="majorHAnsi" w:hAnsiTheme="majorHAnsi" w:cstheme="majorHAnsi"/>
          <w:b/>
          <w:bCs/>
          <w:sz w:val="22"/>
          <w:szCs w:val="22"/>
          <w:rPrChange w:id="581" w:author="Khananusit, Sarida GIZ TH" w:date="2020-08-26T13:20:00Z">
            <w:rPr/>
          </w:rPrChange>
        </w:rPr>
        <w:t>Knowledge and understanding</w:t>
      </w:r>
      <w:del w:id="582" w:author="Khananusit, Sarida GIZ TH" w:date="2020-08-26T13:20:00Z">
        <w:r w:rsidRPr="00224180" w:rsidDel="00FA40BF">
          <w:rPr>
            <w:rFonts w:asciiTheme="majorHAnsi" w:hAnsiTheme="majorHAnsi" w:cstheme="majorHAnsi"/>
            <w:sz w:val="22"/>
            <w:szCs w:val="22"/>
            <w:rPrChange w:id="583" w:author="Khananusit, Sarida GIZ TH" w:date="2020-08-26T13:16:00Z">
              <w:rPr/>
            </w:rPrChange>
          </w:rPr>
          <w:delText xml:space="preserve"> -</w:delText>
        </w:r>
      </w:del>
      <w:ins w:id="584" w:author="Khananusit, Sarida GIZ TH" w:date="2020-08-26T13:20:00Z">
        <w:r w:rsidR="00FA40BF">
          <w:rPr>
            <w:rFonts w:asciiTheme="majorHAnsi" w:hAnsiTheme="majorHAnsi" w:cstheme="majorHAnsi"/>
            <w:sz w:val="22"/>
            <w:szCs w:val="22"/>
          </w:rPr>
          <w:t>:</w:t>
        </w:r>
      </w:ins>
      <w:r w:rsidRPr="00224180" w:rsidDel="00D440A7">
        <w:rPr>
          <w:rFonts w:asciiTheme="majorHAnsi" w:hAnsiTheme="majorHAnsi" w:cstheme="majorHAnsi"/>
          <w:sz w:val="22"/>
          <w:szCs w:val="22"/>
          <w:rPrChange w:id="585" w:author="Khananusit, Sarida GIZ TH" w:date="2020-08-26T13:16:00Z">
            <w:rPr/>
          </w:rPrChange>
        </w:rPr>
        <w:t xml:space="preserve"> How well do </w:t>
      </w:r>
      <w:r w:rsidR="00685A28" w:rsidRPr="00224180" w:rsidDel="00D440A7">
        <w:rPr>
          <w:rFonts w:asciiTheme="majorHAnsi" w:hAnsiTheme="majorHAnsi" w:cstheme="majorHAnsi"/>
          <w:sz w:val="22"/>
          <w:szCs w:val="22"/>
          <w:rPrChange w:id="586" w:author="Khananusit, Sarida GIZ TH" w:date="2020-08-26T13:16:00Z">
            <w:rPr/>
          </w:rPrChange>
        </w:rPr>
        <w:t>individual</w:t>
      </w:r>
      <w:r w:rsidRPr="00224180" w:rsidDel="00D440A7">
        <w:rPr>
          <w:rFonts w:asciiTheme="majorHAnsi" w:hAnsiTheme="majorHAnsi" w:cstheme="majorHAnsi"/>
          <w:sz w:val="22"/>
          <w:szCs w:val="22"/>
          <w:rPrChange w:id="587" w:author="Khananusit, Sarida GIZ TH" w:date="2020-08-26T13:16:00Z">
            <w:rPr/>
          </w:rPrChange>
        </w:rPr>
        <w:t xml:space="preserve"> </w:t>
      </w:r>
      <w:r w:rsidR="00BF0AC6" w:rsidRPr="00224180" w:rsidDel="00D440A7">
        <w:rPr>
          <w:rFonts w:asciiTheme="majorHAnsi" w:hAnsiTheme="majorHAnsi" w:cstheme="majorHAnsi"/>
          <w:sz w:val="22"/>
          <w:szCs w:val="22"/>
          <w:rPrChange w:id="588" w:author="Khananusit, Sarida GIZ TH" w:date="2020-08-26T13:16:00Z">
            <w:rPr/>
          </w:rPrChange>
        </w:rPr>
        <w:t>produce</w:t>
      </w:r>
      <w:r w:rsidR="00D64516" w:rsidRPr="00224180" w:rsidDel="00D440A7">
        <w:rPr>
          <w:rFonts w:asciiTheme="majorHAnsi" w:hAnsiTheme="majorHAnsi" w:cstheme="majorHAnsi"/>
          <w:sz w:val="22"/>
          <w:szCs w:val="22"/>
          <w:rPrChange w:id="589" w:author="Khananusit, Sarida GIZ TH" w:date="2020-08-26T13:16:00Z">
            <w:rPr/>
          </w:rPrChange>
        </w:rPr>
        <w:t>r</w:t>
      </w:r>
      <w:r w:rsidR="00685A28" w:rsidRPr="00224180" w:rsidDel="00D440A7">
        <w:rPr>
          <w:rFonts w:asciiTheme="majorHAnsi" w:hAnsiTheme="majorHAnsi" w:cstheme="majorHAnsi"/>
          <w:sz w:val="22"/>
          <w:szCs w:val="22"/>
          <w:rPrChange w:id="590" w:author="Khananusit, Sarida GIZ TH" w:date="2020-08-26T13:16:00Z">
            <w:rPr/>
          </w:rPrChange>
        </w:rPr>
        <w:t>s</w:t>
      </w:r>
      <w:r w:rsidRPr="00224180" w:rsidDel="00D440A7">
        <w:rPr>
          <w:rFonts w:asciiTheme="majorHAnsi" w:hAnsiTheme="majorHAnsi" w:cstheme="majorHAnsi"/>
          <w:sz w:val="22"/>
          <w:szCs w:val="22"/>
          <w:rPrChange w:id="591" w:author="Khananusit, Sarida GIZ TH" w:date="2020-08-26T13:16:00Z">
            <w:rPr/>
          </w:rPrChange>
        </w:rPr>
        <w:t xml:space="preserve"> understand what is expected of them</w:t>
      </w:r>
      <w:r w:rsidR="00685A28" w:rsidRPr="00224180" w:rsidDel="00D440A7">
        <w:rPr>
          <w:rFonts w:asciiTheme="majorHAnsi" w:hAnsiTheme="majorHAnsi" w:cstheme="majorHAnsi"/>
          <w:sz w:val="22"/>
          <w:szCs w:val="22"/>
          <w:rPrChange w:id="592" w:author="Khananusit, Sarida GIZ TH" w:date="2020-08-26T13:16:00Z">
            <w:rPr/>
          </w:rPrChange>
        </w:rPr>
        <w:t xml:space="preserve"> as part of the producer group</w:t>
      </w:r>
      <w:r w:rsidRPr="00224180" w:rsidDel="00D440A7">
        <w:rPr>
          <w:rFonts w:asciiTheme="majorHAnsi" w:hAnsiTheme="majorHAnsi" w:cstheme="majorHAnsi"/>
          <w:sz w:val="22"/>
          <w:szCs w:val="22"/>
          <w:rPrChange w:id="593" w:author="Khananusit, Sarida GIZ TH" w:date="2020-08-26T13:16:00Z">
            <w:rPr/>
          </w:rPrChange>
        </w:rPr>
        <w:t xml:space="preserve">? How well does the group management understand the full </w:t>
      </w:r>
      <w:ins w:id="594" w:author="Khananusit, Sarida GIZ TH" w:date="2020-08-26T13:19:00Z">
        <w:r w:rsidR="00FA40BF">
          <w:rPr>
            <w:rFonts w:asciiTheme="majorHAnsi" w:hAnsiTheme="majorHAnsi" w:cstheme="majorHAnsi"/>
            <w:sz w:val="22"/>
            <w:szCs w:val="22"/>
          </w:rPr>
          <w:t xml:space="preserve">SRP </w:t>
        </w:r>
      </w:ins>
      <w:r w:rsidR="00685A28" w:rsidRPr="00224180" w:rsidDel="00D440A7">
        <w:rPr>
          <w:rFonts w:asciiTheme="majorHAnsi" w:hAnsiTheme="majorHAnsi" w:cstheme="majorHAnsi"/>
          <w:sz w:val="22"/>
          <w:szCs w:val="22"/>
          <w:rPrChange w:id="595" w:author="Khananusit, Sarida GIZ TH" w:date="2020-08-26T13:16:00Z">
            <w:rPr/>
          </w:rPrChange>
        </w:rPr>
        <w:t>S</w:t>
      </w:r>
      <w:r w:rsidRPr="00224180" w:rsidDel="00D440A7">
        <w:rPr>
          <w:rFonts w:asciiTheme="majorHAnsi" w:hAnsiTheme="majorHAnsi" w:cstheme="majorHAnsi"/>
          <w:sz w:val="22"/>
          <w:szCs w:val="22"/>
          <w:rPrChange w:id="596" w:author="Khananusit, Sarida GIZ TH" w:date="2020-08-26T13:16:00Z">
            <w:rPr/>
          </w:rPrChange>
        </w:rPr>
        <w:t xml:space="preserve">tandard requirements? Training is </w:t>
      </w:r>
      <w:r w:rsidR="00EC6614" w:rsidRPr="00224180" w:rsidDel="00D440A7">
        <w:rPr>
          <w:rFonts w:asciiTheme="majorHAnsi" w:hAnsiTheme="majorHAnsi" w:cstheme="majorHAnsi"/>
          <w:sz w:val="22"/>
          <w:szCs w:val="22"/>
          <w:rPrChange w:id="597" w:author="Khananusit, Sarida GIZ TH" w:date="2020-08-26T13:16:00Z">
            <w:rPr/>
          </w:rPrChange>
        </w:rPr>
        <w:t>an important</w:t>
      </w:r>
      <w:r w:rsidRPr="00224180" w:rsidDel="00D440A7">
        <w:rPr>
          <w:rFonts w:asciiTheme="majorHAnsi" w:hAnsiTheme="majorHAnsi" w:cstheme="majorHAnsi"/>
          <w:sz w:val="22"/>
          <w:szCs w:val="22"/>
          <w:rPrChange w:id="598" w:author="Khananusit, Sarida GIZ TH" w:date="2020-08-26T13:16:00Z">
            <w:rPr/>
          </w:rPrChange>
        </w:rPr>
        <w:t xml:space="preserve"> tool to achieve this understanding.</w:t>
      </w:r>
    </w:p>
    <w:p w14:paraId="37BCA07D" w14:textId="622849E3" w:rsidR="0038566C" w:rsidRPr="00224180" w:rsidRDefault="00631783">
      <w:pPr>
        <w:pStyle w:val="ListParagraph"/>
        <w:numPr>
          <w:ilvl w:val="0"/>
          <w:numId w:val="104"/>
        </w:numPr>
        <w:rPr>
          <w:rFonts w:asciiTheme="majorHAnsi" w:hAnsiTheme="majorHAnsi" w:cstheme="majorHAnsi"/>
          <w:sz w:val="22"/>
          <w:szCs w:val="22"/>
          <w:rPrChange w:id="599" w:author="Khananusit, Sarida GIZ TH" w:date="2020-08-26T13:16:00Z">
            <w:rPr/>
          </w:rPrChange>
        </w:rPr>
        <w:pPrChange w:id="600" w:author="Khananusit, Sarida GIZ TH" w:date="2020-08-26T13:16:00Z">
          <w:pPr/>
        </w:pPrChange>
      </w:pPr>
      <w:r w:rsidRPr="00FA40BF">
        <w:rPr>
          <w:rFonts w:asciiTheme="majorHAnsi" w:hAnsiTheme="majorHAnsi" w:cstheme="majorHAnsi"/>
          <w:b/>
          <w:bCs/>
          <w:sz w:val="22"/>
          <w:szCs w:val="22"/>
          <w:rPrChange w:id="601" w:author="Khananusit, Sarida GIZ TH" w:date="2020-08-26T13:20:00Z">
            <w:rPr/>
          </w:rPrChange>
        </w:rPr>
        <w:t>Continu</w:t>
      </w:r>
      <w:r w:rsidR="00491A0B" w:rsidRPr="00FA40BF">
        <w:rPr>
          <w:rFonts w:asciiTheme="majorHAnsi" w:hAnsiTheme="majorHAnsi" w:cstheme="majorHAnsi"/>
          <w:b/>
          <w:bCs/>
          <w:sz w:val="22"/>
          <w:szCs w:val="22"/>
          <w:rPrChange w:id="602" w:author="Khananusit, Sarida GIZ TH" w:date="2020-08-26T13:20:00Z">
            <w:rPr/>
          </w:rPrChange>
        </w:rPr>
        <w:t>ou</w:t>
      </w:r>
      <w:r w:rsidRPr="00FA40BF">
        <w:rPr>
          <w:rFonts w:asciiTheme="majorHAnsi" w:hAnsiTheme="majorHAnsi" w:cstheme="majorHAnsi"/>
          <w:b/>
          <w:bCs/>
          <w:sz w:val="22"/>
          <w:szCs w:val="22"/>
          <w:rPrChange w:id="603" w:author="Khananusit, Sarida GIZ TH" w:date="2020-08-26T13:20:00Z">
            <w:rPr/>
          </w:rPrChange>
        </w:rPr>
        <w:t>s improvement</w:t>
      </w:r>
      <w:del w:id="604" w:author="Khananusit, Sarida GIZ TH" w:date="2020-08-26T13:20:00Z">
        <w:r w:rsidR="0038566C" w:rsidRPr="00224180" w:rsidDel="00FA40BF">
          <w:rPr>
            <w:rFonts w:asciiTheme="majorHAnsi" w:hAnsiTheme="majorHAnsi" w:cstheme="majorHAnsi"/>
            <w:sz w:val="22"/>
            <w:szCs w:val="22"/>
            <w:rPrChange w:id="605" w:author="Khananusit, Sarida GIZ TH" w:date="2020-08-26T13:16:00Z">
              <w:rPr/>
            </w:rPrChange>
          </w:rPr>
          <w:delText xml:space="preserve"> -</w:delText>
        </w:r>
      </w:del>
      <w:ins w:id="606" w:author="Khananusit, Sarida GIZ TH" w:date="2020-08-26T13:20:00Z">
        <w:r w:rsidR="00FA40BF">
          <w:rPr>
            <w:rFonts w:asciiTheme="majorHAnsi" w:hAnsiTheme="majorHAnsi" w:cstheme="majorHAnsi"/>
            <w:sz w:val="22"/>
            <w:szCs w:val="22"/>
          </w:rPr>
          <w:t>:</w:t>
        </w:r>
      </w:ins>
      <w:r w:rsidR="0038566C" w:rsidRPr="00224180">
        <w:rPr>
          <w:rFonts w:asciiTheme="majorHAnsi" w:hAnsiTheme="majorHAnsi" w:cstheme="majorHAnsi"/>
          <w:sz w:val="22"/>
          <w:szCs w:val="22"/>
          <w:rPrChange w:id="607" w:author="Khananusit, Sarida GIZ TH" w:date="2020-08-26T13:16:00Z">
            <w:rPr/>
          </w:rPrChange>
        </w:rPr>
        <w:t xml:space="preserve"> How effective are the internal checks on performance and how strong are the repercussions for non-conformance?</w:t>
      </w:r>
    </w:p>
    <w:p w14:paraId="0F27360D" w14:textId="77777777" w:rsidR="00224180" w:rsidRDefault="00224180" w:rsidP="00C7338F">
      <w:pPr>
        <w:rPr>
          <w:ins w:id="608" w:author="Khananusit, Sarida GIZ TH" w:date="2020-08-26T13:16:00Z"/>
          <w:rFonts w:asciiTheme="majorHAnsi" w:hAnsiTheme="majorHAnsi" w:cstheme="majorHAnsi"/>
          <w:sz w:val="22"/>
          <w:szCs w:val="22"/>
        </w:rPr>
      </w:pPr>
    </w:p>
    <w:p w14:paraId="09493C8C" w14:textId="53694CC9" w:rsidR="0038566C" w:rsidRPr="00300CE9" w:rsidRDefault="00446778" w:rsidP="00C7338F">
      <w:pPr>
        <w:rPr>
          <w:rFonts w:asciiTheme="majorHAnsi" w:hAnsiTheme="majorHAnsi" w:cstheme="majorHAnsi"/>
          <w:sz w:val="22"/>
          <w:szCs w:val="22"/>
        </w:rPr>
      </w:pPr>
      <w:r w:rsidRPr="00300CE9">
        <w:rPr>
          <w:rFonts w:asciiTheme="majorHAnsi" w:hAnsiTheme="majorHAnsi" w:cstheme="majorHAnsi"/>
          <w:sz w:val="22"/>
          <w:szCs w:val="22"/>
        </w:rPr>
        <w:t>Each</w:t>
      </w:r>
      <w:r w:rsidR="0038566C" w:rsidRPr="00300CE9">
        <w:rPr>
          <w:rFonts w:asciiTheme="majorHAnsi" w:hAnsiTheme="majorHAnsi" w:cstheme="majorHAnsi"/>
          <w:sz w:val="22"/>
          <w:szCs w:val="22"/>
        </w:rPr>
        <w:t xml:space="preserve"> group will </w:t>
      </w:r>
      <w:r w:rsidRPr="00300CE9">
        <w:rPr>
          <w:rFonts w:asciiTheme="majorHAnsi" w:hAnsiTheme="majorHAnsi" w:cstheme="majorHAnsi"/>
          <w:sz w:val="22"/>
          <w:szCs w:val="22"/>
        </w:rPr>
        <w:t xml:space="preserve">differ in the way </w:t>
      </w:r>
      <w:del w:id="609" w:author="Khananusit, Sarida GIZ TH" w:date="2020-08-26T13:21:00Z">
        <w:r w:rsidRPr="00300CE9" w:rsidDel="00FA40BF">
          <w:rPr>
            <w:rFonts w:asciiTheme="majorHAnsi" w:hAnsiTheme="majorHAnsi" w:cstheme="majorHAnsi"/>
            <w:sz w:val="22"/>
            <w:szCs w:val="22"/>
          </w:rPr>
          <w:delText xml:space="preserve">they </w:delText>
        </w:r>
      </w:del>
      <w:ins w:id="610" w:author="Khananusit, Sarida GIZ TH" w:date="2020-08-26T13:21:00Z">
        <w:r w:rsidR="00FA40BF">
          <w:rPr>
            <w:rFonts w:asciiTheme="majorHAnsi" w:hAnsiTheme="majorHAnsi" w:cstheme="majorHAnsi"/>
            <w:sz w:val="22"/>
            <w:szCs w:val="22"/>
          </w:rPr>
          <w:t>that it</w:t>
        </w:r>
        <w:r w:rsidR="00FA40BF" w:rsidRPr="00300CE9">
          <w:rPr>
            <w:rFonts w:asciiTheme="majorHAnsi" w:hAnsiTheme="majorHAnsi" w:cstheme="majorHAnsi"/>
            <w:sz w:val="22"/>
            <w:szCs w:val="22"/>
          </w:rPr>
          <w:t xml:space="preserve"> </w:t>
        </w:r>
      </w:ins>
      <w:r w:rsidR="0038566C" w:rsidRPr="00300CE9">
        <w:rPr>
          <w:rFonts w:asciiTheme="majorHAnsi" w:hAnsiTheme="majorHAnsi" w:cstheme="majorHAnsi"/>
          <w:sz w:val="22"/>
          <w:szCs w:val="22"/>
        </w:rPr>
        <w:t>combine</w:t>
      </w:r>
      <w:ins w:id="611" w:author="Khananusit, Sarida GIZ TH" w:date="2020-08-26T13:21:00Z">
        <w:r w:rsidR="00FA40BF">
          <w:rPr>
            <w:rFonts w:asciiTheme="majorHAnsi" w:hAnsiTheme="majorHAnsi" w:cstheme="majorHAnsi"/>
            <w:sz w:val="22"/>
            <w:szCs w:val="22"/>
          </w:rPr>
          <w:t>s</w:t>
        </w:r>
      </w:ins>
      <w:r w:rsidR="0038566C" w:rsidRPr="00300CE9">
        <w:rPr>
          <w:rFonts w:asciiTheme="majorHAnsi" w:hAnsiTheme="majorHAnsi" w:cstheme="majorHAnsi"/>
          <w:sz w:val="22"/>
          <w:szCs w:val="22"/>
        </w:rPr>
        <w:t xml:space="preserve"> these</w:t>
      </w:r>
      <w:r w:rsidR="00BF0AC6" w:rsidRPr="00300CE9">
        <w:rPr>
          <w:rFonts w:asciiTheme="majorHAnsi" w:hAnsiTheme="majorHAnsi" w:cstheme="majorHAnsi"/>
          <w:sz w:val="22"/>
          <w:szCs w:val="22"/>
        </w:rPr>
        <w:t xml:space="preserve"> </w:t>
      </w:r>
      <w:del w:id="612" w:author="Khananusit, Sarida GIZ TH" w:date="2020-08-26T13:22:00Z">
        <w:r w:rsidR="00BF0AC6" w:rsidRPr="00300CE9" w:rsidDel="00FA40BF">
          <w:rPr>
            <w:rFonts w:asciiTheme="majorHAnsi" w:hAnsiTheme="majorHAnsi" w:cstheme="majorHAnsi"/>
            <w:sz w:val="22"/>
            <w:szCs w:val="22"/>
          </w:rPr>
          <w:delText>requirements</w:delText>
        </w:r>
        <w:r w:rsidR="0038566C" w:rsidRPr="00300CE9" w:rsidDel="00FA40BF">
          <w:rPr>
            <w:rFonts w:asciiTheme="majorHAnsi" w:hAnsiTheme="majorHAnsi" w:cstheme="majorHAnsi"/>
            <w:sz w:val="22"/>
            <w:szCs w:val="22"/>
          </w:rPr>
          <w:delText xml:space="preserve"> </w:delText>
        </w:r>
      </w:del>
      <w:ins w:id="613" w:author="Khananusit, Sarida GIZ TH" w:date="2020-08-26T13:22:00Z">
        <w:r w:rsidR="00FA40BF">
          <w:rPr>
            <w:rFonts w:asciiTheme="majorHAnsi" w:hAnsiTheme="majorHAnsi" w:cstheme="majorHAnsi"/>
            <w:sz w:val="22"/>
            <w:szCs w:val="22"/>
          </w:rPr>
          <w:t>conditions</w:t>
        </w:r>
        <w:r w:rsidR="00FA40BF" w:rsidRPr="00300CE9">
          <w:rPr>
            <w:rFonts w:asciiTheme="majorHAnsi" w:hAnsiTheme="majorHAnsi" w:cstheme="majorHAnsi"/>
            <w:sz w:val="22"/>
            <w:szCs w:val="22"/>
          </w:rPr>
          <w:t xml:space="preserve"> </w:t>
        </w:r>
      </w:ins>
      <w:r w:rsidR="0038566C" w:rsidRPr="00300CE9">
        <w:rPr>
          <w:rFonts w:asciiTheme="majorHAnsi" w:hAnsiTheme="majorHAnsi" w:cstheme="majorHAnsi"/>
          <w:sz w:val="22"/>
          <w:szCs w:val="22"/>
        </w:rPr>
        <w:t>to deliver confidence</w:t>
      </w:r>
      <w:r w:rsidRPr="00300CE9">
        <w:rPr>
          <w:rFonts w:asciiTheme="majorHAnsi" w:hAnsiTheme="majorHAnsi" w:cstheme="majorHAnsi"/>
          <w:sz w:val="22"/>
          <w:szCs w:val="22"/>
        </w:rPr>
        <w:t>.</w:t>
      </w:r>
      <w:r w:rsidR="0038566C" w:rsidRPr="00300CE9">
        <w:rPr>
          <w:rFonts w:asciiTheme="majorHAnsi" w:hAnsiTheme="majorHAnsi" w:cstheme="majorHAnsi"/>
          <w:sz w:val="22"/>
          <w:szCs w:val="22"/>
        </w:rPr>
        <w:t xml:space="preserve"> As a result, </w:t>
      </w:r>
      <w:r w:rsidR="00D23BE7" w:rsidRPr="00300CE9">
        <w:rPr>
          <w:rFonts w:asciiTheme="majorHAnsi" w:hAnsiTheme="majorHAnsi" w:cstheme="majorHAnsi"/>
          <w:sz w:val="22"/>
          <w:szCs w:val="22"/>
        </w:rPr>
        <w:t>auditors must show</w:t>
      </w:r>
      <w:r w:rsidR="0038566C" w:rsidRPr="00300CE9">
        <w:rPr>
          <w:rFonts w:asciiTheme="majorHAnsi" w:hAnsiTheme="majorHAnsi" w:cstheme="majorHAnsi"/>
          <w:sz w:val="22"/>
          <w:szCs w:val="22"/>
        </w:rPr>
        <w:t xml:space="preserve"> flexibility when assessing </w:t>
      </w:r>
      <w:r w:rsidR="00F82EEE" w:rsidRPr="00300CE9">
        <w:rPr>
          <w:rFonts w:asciiTheme="majorHAnsi" w:hAnsiTheme="majorHAnsi" w:cstheme="majorHAnsi"/>
          <w:sz w:val="22"/>
          <w:szCs w:val="22"/>
        </w:rPr>
        <w:t>the level of</w:t>
      </w:r>
      <w:r w:rsidR="0038566C" w:rsidRPr="00300CE9">
        <w:rPr>
          <w:rFonts w:asciiTheme="majorHAnsi" w:hAnsiTheme="majorHAnsi" w:cstheme="majorHAnsi"/>
          <w:sz w:val="22"/>
          <w:szCs w:val="22"/>
        </w:rPr>
        <w:t xml:space="preserve"> confidence </w:t>
      </w:r>
      <w:r w:rsidR="00F82EEE" w:rsidRPr="00300CE9">
        <w:rPr>
          <w:rFonts w:asciiTheme="majorHAnsi" w:hAnsiTheme="majorHAnsi" w:cstheme="majorHAnsi"/>
          <w:sz w:val="22"/>
          <w:szCs w:val="22"/>
        </w:rPr>
        <w:t xml:space="preserve">in the level of compliance of </w:t>
      </w:r>
      <w:r w:rsidR="0038566C" w:rsidRPr="00300CE9">
        <w:rPr>
          <w:rFonts w:asciiTheme="majorHAnsi" w:hAnsiTheme="majorHAnsi" w:cstheme="majorHAnsi"/>
          <w:sz w:val="22"/>
          <w:szCs w:val="22"/>
        </w:rPr>
        <w:t xml:space="preserve">a group and its members. For example, a group </w:t>
      </w:r>
      <w:r w:rsidR="00F82EEE" w:rsidRPr="00300CE9">
        <w:rPr>
          <w:rFonts w:asciiTheme="majorHAnsi" w:hAnsiTheme="majorHAnsi" w:cstheme="majorHAnsi"/>
          <w:sz w:val="22"/>
          <w:szCs w:val="22"/>
        </w:rPr>
        <w:t>that maintains</w:t>
      </w:r>
      <w:r w:rsidR="0038566C" w:rsidRPr="00300CE9">
        <w:rPr>
          <w:rFonts w:asciiTheme="majorHAnsi" w:hAnsiTheme="majorHAnsi" w:cstheme="majorHAnsi"/>
          <w:sz w:val="22"/>
          <w:szCs w:val="22"/>
        </w:rPr>
        <w:t xml:space="preserve"> excellent records and a high level of knowledge may not require strict internal sanctions to </w:t>
      </w:r>
      <w:r w:rsidR="00F82EEE" w:rsidRPr="00300CE9">
        <w:rPr>
          <w:rFonts w:asciiTheme="majorHAnsi" w:hAnsiTheme="majorHAnsi" w:cstheme="majorHAnsi"/>
          <w:sz w:val="22"/>
          <w:szCs w:val="22"/>
        </w:rPr>
        <w:t>establish trust and</w:t>
      </w:r>
      <w:r w:rsidR="0038566C" w:rsidRPr="00300CE9">
        <w:rPr>
          <w:rFonts w:asciiTheme="majorHAnsi" w:hAnsiTheme="majorHAnsi" w:cstheme="majorHAnsi"/>
          <w:sz w:val="22"/>
          <w:szCs w:val="22"/>
        </w:rPr>
        <w:t xml:space="preserve"> confidence in the integrity of its management system. </w:t>
      </w:r>
    </w:p>
    <w:p w14:paraId="379F2AAC" w14:textId="77777777" w:rsidR="00C7338F" w:rsidRPr="00300CE9" w:rsidRDefault="00C7338F" w:rsidP="00C7338F">
      <w:pPr>
        <w:rPr>
          <w:rFonts w:asciiTheme="majorHAnsi" w:hAnsiTheme="majorHAnsi" w:cstheme="majorHAnsi"/>
          <w:sz w:val="22"/>
          <w:szCs w:val="22"/>
        </w:rPr>
      </w:pPr>
    </w:p>
    <w:p w14:paraId="79E94D10" w14:textId="77777777" w:rsidR="00846504" w:rsidRPr="00300CE9" w:rsidRDefault="00846504" w:rsidP="00846504">
      <w:pPr>
        <w:pStyle w:val="ListParagraph"/>
        <w:keepNext/>
        <w:keepLines/>
        <w:numPr>
          <w:ilvl w:val="0"/>
          <w:numId w:val="63"/>
        </w:numPr>
        <w:spacing w:before="40"/>
        <w:contextualSpacing w:val="0"/>
        <w:jc w:val="both"/>
        <w:outlineLvl w:val="1"/>
        <w:rPr>
          <w:rFonts w:asciiTheme="majorHAnsi" w:eastAsiaTheme="majorEastAsia" w:hAnsiTheme="majorHAnsi" w:cstheme="majorHAnsi"/>
          <w:b/>
          <w:bCs/>
          <w:vanish/>
          <w:color w:val="00B050"/>
          <w:sz w:val="22"/>
          <w:szCs w:val="22"/>
        </w:rPr>
      </w:pPr>
      <w:bookmarkStart w:id="614" w:name="_Toc49104195"/>
      <w:bookmarkStart w:id="615" w:name="_Toc49104669"/>
      <w:bookmarkStart w:id="616" w:name="_Toc49105150"/>
      <w:bookmarkStart w:id="617" w:name="_Toc49105631"/>
      <w:bookmarkStart w:id="618" w:name="_Toc49106110"/>
      <w:bookmarkStart w:id="619" w:name="_Toc49113511"/>
      <w:bookmarkStart w:id="620" w:name="_Toc49115141"/>
      <w:bookmarkStart w:id="621" w:name="_Toc49115620"/>
      <w:bookmarkStart w:id="622" w:name="_Toc49116100"/>
      <w:bookmarkStart w:id="623" w:name="_Toc49116569"/>
      <w:bookmarkStart w:id="624" w:name="_Toc49117024"/>
      <w:bookmarkStart w:id="625" w:name="_Toc49117507"/>
      <w:bookmarkStart w:id="626" w:name="_Toc49117961"/>
      <w:bookmarkStart w:id="627" w:name="_Toc49118416"/>
      <w:bookmarkStart w:id="628" w:name="_Toc49118852"/>
      <w:bookmarkStart w:id="629" w:name="_Toc49119309"/>
      <w:bookmarkStart w:id="630" w:name="_Toc49119745"/>
      <w:bookmarkStart w:id="631" w:name="_Toc49348373"/>
      <w:bookmarkStart w:id="632" w:name="_Toc49348420"/>
      <w:bookmarkStart w:id="633" w:name="_Toc49348519"/>
      <w:bookmarkStart w:id="634" w:name="_Hlk49093465"/>
      <w:bookmarkStart w:id="635" w:name="_Toc49348895"/>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5"/>
    </w:p>
    <w:p w14:paraId="1FADC6C6" w14:textId="77777777" w:rsidR="00846504" w:rsidRPr="00300CE9" w:rsidRDefault="00846504" w:rsidP="00846504">
      <w:pPr>
        <w:pStyle w:val="ListParagraph"/>
        <w:keepNext/>
        <w:keepLines/>
        <w:numPr>
          <w:ilvl w:val="0"/>
          <w:numId w:val="63"/>
        </w:numPr>
        <w:spacing w:before="40"/>
        <w:contextualSpacing w:val="0"/>
        <w:jc w:val="both"/>
        <w:outlineLvl w:val="1"/>
        <w:rPr>
          <w:rFonts w:asciiTheme="majorHAnsi" w:eastAsiaTheme="majorEastAsia" w:hAnsiTheme="majorHAnsi" w:cstheme="majorHAnsi"/>
          <w:b/>
          <w:bCs/>
          <w:vanish/>
          <w:color w:val="00B050"/>
          <w:sz w:val="22"/>
          <w:szCs w:val="22"/>
        </w:rPr>
      </w:pPr>
      <w:bookmarkStart w:id="636" w:name="_Toc49104196"/>
      <w:bookmarkStart w:id="637" w:name="_Toc49104670"/>
      <w:bookmarkStart w:id="638" w:name="_Toc49105151"/>
      <w:bookmarkStart w:id="639" w:name="_Toc49105632"/>
      <w:bookmarkStart w:id="640" w:name="_Toc49106111"/>
      <w:bookmarkStart w:id="641" w:name="_Toc49113512"/>
      <w:bookmarkStart w:id="642" w:name="_Toc49115142"/>
      <w:bookmarkStart w:id="643" w:name="_Toc49115621"/>
      <w:bookmarkStart w:id="644" w:name="_Toc49116101"/>
      <w:bookmarkStart w:id="645" w:name="_Toc49116570"/>
      <w:bookmarkStart w:id="646" w:name="_Toc49117025"/>
      <w:bookmarkStart w:id="647" w:name="_Toc49117508"/>
      <w:bookmarkStart w:id="648" w:name="_Toc49117962"/>
      <w:bookmarkStart w:id="649" w:name="_Toc49118417"/>
      <w:bookmarkStart w:id="650" w:name="_Toc49118853"/>
      <w:bookmarkStart w:id="651" w:name="_Toc49119310"/>
      <w:bookmarkStart w:id="652" w:name="_Toc49119746"/>
      <w:bookmarkStart w:id="653" w:name="_Toc49348374"/>
      <w:bookmarkStart w:id="654" w:name="_Toc49348421"/>
      <w:bookmarkStart w:id="655" w:name="_Toc49348520"/>
      <w:bookmarkStart w:id="656" w:name="_Toc49348896"/>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p>
    <w:p w14:paraId="60CF36AD" w14:textId="77777777" w:rsidR="00846504" w:rsidRPr="00300CE9" w:rsidRDefault="00846504" w:rsidP="00846504">
      <w:pPr>
        <w:pStyle w:val="ListParagraph"/>
        <w:keepNext/>
        <w:keepLines/>
        <w:numPr>
          <w:ilvl w:val="1"/>
          <w:numId w:val="63"/>
        </w:numPr>
        <w:spacing w:before="40"/>
        <w:contextualSpacing w:val="0"/>
        <w:jc w:val="both"/>
        <w:outlineLvl w:val="1"/>
        <w:rPr>
          <w:rFonts w:asciiTheme="majorHAnsi" w:eastAsiaTheme="majorEastAsia" w:hAnsiTheme="majorHAnsi" w:cstheme="majorHAnsi"/>
          <w:b/>
          <w:bCs/>
          <w:vanish/>
          <w:color w:val="00B050"/>
          <w:sz w:val="22"/>
          <w:szCs w:val="22"/>
        </w:rPr>
      </w:pPr>
      <w:bookmarkStart w:id="657" w:name="_Toc49348521"/>
      <w:bookmarkStart w:id="658" w:name="_Toc49348897"/>
      <w:bookmarkEnd w:id="657"/>
      <w:bookmarkEnd w:id="658"/>
    </w:p>
    <w:p w14:paraId="12ADE0AA" w14:textId="0B9FEED5" w:rsidR="006A76A9" w:rsidRPr="00300CE9" w:rsidRDefault="006A76A9" w:rsidP="00300CE9">
      <w:pPr>
        <w:pStyle w:val="Heading2"/>
        <w:ind w:left="810" w:hanging="792"/>
      </w:pPr>
      <w:bookmarkStart w:id="659" w:name="_Toc49348898"/>
      <w:commentRangeStart w:id="660"/>
      <w:r w:rsidRPr="00300CE9">
        <w:t xml:space="preserve">Document control and record keeping </w:t>
      </w:r>
      <w:commentRangeEnd w:id="660"/>
      <w:r w:rsidRPr="00300CE9">
        <w:commentReference w:id="660"/>
      </w:r>
      <w:bookmarkEnd w:id="659"/>
    </w:p>
    <w:bookmarkEnd w:id="634"/>
    <w:p w14:paraId="33908EF5" w14:textId="5A815468" w:rsidR="006A76A9" w:rsidRPr="00300CE9" w:rsidRDefault="006A76A9" w:rsidP="00C03303">
      <w:pPr>
        <w:spacing w:after="240"/>
        <w:jc w:val="both"/>
        <w:rPr>
          <w:rFonts w:asciiTheme="majorHAnsi" w:hAnsiTheme="majorHAnsi" w:cstheme="majorHAnsi"/>
          <w:sz w:val="22"/>
          <w:szCs w:val="22"/>
        </w:rPr>
      </w:pPr>
      <w:del w:id="661" w:author="Khananusit, Sarida GIZ TH" w:date="2020-08-26T13:23:00Z">
        <w:r w:rsidRPr="00300CE9" w:rsidDel="004E024A">
          <w:rPr>
            <w:rFonts w:asciiTheme="majorHAnsi" w:hAnsiTheme="majorHAnsi" w:cstheme="majorHAnsi"/>
            <w:sz w:val="22"/>
            <w:szCs w:val="22"/>
          </w:rPr>
          <w:delText>Acknowledging that e</w:delText>
        </w:r>
      </w:del>
      <w:ins w:id="662" w:author="Khananusit, Sarida GIZ TH" w:date="2020-08-26T13:23:00Z">
        <w:r w:rsidR="004E024A">
          <w:rPr>
            <w:rFonts w:asciiTheme="majorHAnsi" w:hAnsiTheme="majorHAnsi" w:cstheme="majorHAnsi"/>
            <w:sz w:val="22"/>
            <w:szCs w:val="22"/>
          </w:rPr>
          <w:t>E</w:t>
        </w:r>
      </w:ins>
      <w:r w:rsidRPr="00300CE9">
        <w:rPr>
          <w:rFonts w:asciiTheme="majorHAnsi" w:hAnsiTheme="majorHAnsi" w:cstheme="majorHAnsi"/>
          <w:sz w:val="22"/>
          <w:szCs w:val="22"/>
        </w:rPr>
        <w:t xml:space="preserve">xtensive record-keeping imposes a major </w:t>
      </w:r>
      <w:r w:rsidR="0065634B" w:rsidRPr="00300CE9">
        <w:rPr>
          <w:rFonts w:asciiTheme="majorHAnsi" w:hAnsiTheme="majorHAnsi" w:cstheme="majorHAnsi"/>
          <w:sz w:val="22"/>
          <w:szCs w:val="22"/>
        </w:rPr>
        <w:t xml:space="preserve">administrative </w:t>
      </w:r>
      <w:r w:rsidRPr="00300CE9">
        <w:rPr>
          <w:rFonts w:asciiTheme="majorHAnsi" w:hAnsiTheme="majorHAnsi" w:cstheme="majorHAnsi"/>
          <w:sz w:val="22"/>
          <w:szCs w:val="22"/>
        </w:rPr>
        <w:t xml:space="preserve">burden </w:t>
      </w:r>
      <w:r w:rsidR="0065634B" w:rsidRPr="00300CE9">
        <w:rPr>
          <w:rFonts w:asciiTheme="majorHAnsi" w:hAnsiTheme="majorHAnsi" w:cstheme="majorHAnsi"/>
          <w:sz w:val="22"/>
          <w:szCs w:val="22"/>
        </w:rPr>
        <w:t>on</w:t>
      </w:r>
      <w:r w:rsidRPr="00300CE9">
        <w:rPr>
          <w:rFonts w:asciiTheme="majorHAnsi" w:hAnsiTheme="majorHAnsi" w:cstheme="majorHAnsi"/>
          <w:sz w:val="22"/>
          <w:szCs w:val="22"/>
        </w:rPr>
        <w:t xml:space="preserve"> </w:t>
      </w:r>
      <w:r w:rsidR="0065634B" w:rsidRPr="00300CE9">
        <w:rPr>
          <w:rFonts w:asciiTheme="majorHAnsi" w:hAnsiTheme="majorHAnsi" w:cstheme="majorHAnsi"/>
          <w:sz w:val="22"/>
          <w:szCs w:val="22"/>
        </w:rPr>
        <w:t xml:space="preserve">producer </w:t>
      </w:r>
      <w:r w:rsidRPr="00300CE9">
        <w:rPr>
          <w:rFonts w:asciiTheme="majorHAnsi" w:hAnsiTheme="majorHAnsi" w:cstheme="majorHAnsi"/>
          <w:sz w:val="22"/>
          <w:szCs w:val="22"/>
        </w:rPr>
        <w:t>groups</w:t>
      </w:r>
      <w:ins w:id="663" w:author="Khananusit, Sarida GIZ TH" w:date="2020-08-26T13:23:00Z">
        <w:r w:rsidR="004E024A">
          <w:rPr>
            <w:rFonts w:asciiTheme="majorHAnsi" w:hAnsiTheme="majorHAnsi" w:cstheme="majorHAnsi"/>
            <w:sz w:val="22"/>
            <w:szCs w:val="22"/>
          </w:rPr>
          <w:t>. Nevertheless</w:t>
        </w:r>
      </w:ins>
      <w:r w:rsidRPr="00300CE9">
        <w:rPr>
          <w:rFonts w:asciiTheme="majorHAnsi" w:hAnsiTheme="majorHAnsi" w:cstheme="majorHAnsi"/>
          <w:sz w:val="22"/>
          <w:szCs w:val="22"/>
        </w:rPr>
        <w:t xml:space="preserve">, </w:t>
      </w:r>
      <w:proofErr w:type="gramStart"/>
      <w:r w:rsidRPr="00300CE9">
        <w:rPr>
          <w:rFonts w:asciiTheme="majorHAnsi" w:hAnsiTheme="majorHAnsi" w:cstheme="majorHAnsi"/>
          <w:sz w:val="22"/>
          <w:szCs w:val="22"/>
        </w:rPr>
        <w:t>efficient</w:t>
      </w:r>
      <w:proofErr w:type="gramEnd"/>
      <w:r w:rsidRPr="00300CE9">
        <w:rPr>
          <w:rFonts w:asciiTheme="majorHAnsi" w:hAnsiTheme="majorHAnsi" w:cstheme="majorHAnsi"/>
          <w:sz w:val="22"/>
          <w:szCs w:val="22"/>
        </w:rPr>
        <w:t xml:space="preserve"> and externally credible group operations </w:t>
      </w:r>
      <w:del w:id="664" w:author="Khananusit, Sarida GIZ TH" w:date="2020-08-26T13:23:00Z">
        <w:r w:rsidR="0065634B" w:rsidRPr="00300CE9" w:rsidDel="004E024A">
          <w:rPr>
            <w:rFonts w:asciiTheme="majorHAnsi" w:hAnsiTheme="majorHAnsi" w:cstheme="majorHAnsi"/>
            <w:sz w:val="22"/>
            <w:szCs w:val="22"/>
          </w:rPr>
          <w:delText xml:space="preserve">nevertheless </w:delText>
        </w:r>
      </w:del>
      <w:r w:rsidRPr="00300CE9">
        <w:rPr>
          <w:rFonts w:asciiTheme="majorHAnsi" w:hAnsiTheme="majorHAnsi" w:cstheme="majorHAnsi"/>
          <w:sz w:val="22"/>
          <w:szCs w:val="22"/>
        </w:rPr>
        <w:t>depend</w:t>
      </w:r>
      <w:r w:rsidR="0065634B" w:rsidRPr="00300CE9">
        <w:rPr>
          <w:rFonts w:asciiTheme="majorHAnsi" w:hAnsiTheme="majorHAnsi" w:cstheme="majorHAnsi"/>
          <w:sz w:val="22"/>
          <w:szCs w:val="22"/>
        </w:rPr>
        <w:t xml:space="preserve"> fundamentally </w:t>
      </w:r>
      <w:r w:rsidRPr="00300CE9">
        <w:rPr>
          <w:rFonts w:asciiTheme="majorHAnsi" w:hAnsiTheme="majorHAnsi" w:cstheme="majorHAnsi"/>
          <w:sz w:val="22"/>
          <w:szCs w:val="22"/>
        </w:rPr>
        <w:t>upon this requirement. Individual producers should not be overburdened with documentation; however, at the group level written records are the most credible way to verify compliance</w:t>
      </w:r>
      <w:r w:rsidR="0065634B" w:rsidRPr="00300CE9">
        <w:rPr>
          <w:rFonts w:asciiTheme="majorHAnsi" w:hAnsiTheme="majorHAnsi" w:cstheme="majorHAnsi"/>
          <w:sz w:val="22"/>
          <w:szCs w:val="22"/>
        </w:rPr>
        <w:t xml:space="preserve"> and </w:t>
      </w:r>
      <w:r w:rsidRPr="00300CE9">
        <w:rPr>
          <w:rFonts w:asciiTheme="majorHAnsi" w:hAnsiTheme="majorHAnsi" w:cstheme="majorHAnsi"/>
          <w:sz w:val="22"/>
          <w:szCs w:val="22"/>
        </w:rPr>
        <w:t xml:space="preserve">are essential </w:t>
      </w:r>
      <w:r w:rsidR="0065634B" w:rsidRPr="00300CE9">
        <w:rPr>
          <w:rFonts w:asciiTheme="majorHAnsi" w:hAnsiTheme="majorHAnsi" w:cstheme="majorHAnsi"/>
          <w:sz w:val="22"/>
          <w:szCs w:val="22"/>
        </w:rPr>
        <w:t>to enable</w:t>
      </w:r>
      <w:r w:rsidRPr="00300CE9">
        <w:rPr>
          <w:rFonts w:asciiTheme="majorHAnsi" w:hAnsiTheme="majorHAnsi" w:cstheme="majorHAnsi"/>
          <w:sz w:val="22"/>
          <w:szCs w:val="22"/>
        </w:rPr>
        <w:t xml:space="preserve"> auditors to compare reported </w:t>
      </w:r>
      <w:r w:rsidR="0065634B" w:rsidRPr="00300CE9">
        <w:rPr>
          <w:rFonts w:asciiTheme="majorHAnsi" w:hAnsiTheme="majorHAnsi" w:cstheme="majorHAnsi"/>
          <w:sz w:val="22"/>
          <w:szCs w:val="22"/>
        </w:rPr>
        <w:t>and</w:t>
      </w:r>
      <w:r w:rsidRPr="00300CE9">
        <w:rPr>
          <w:rFonts w:asciiTheme="majorHAnsi" w:hAnsiTheme="majorHAnsi" w:cstheme="majorHAnsi"/>
          <w:sz w:val="22"/>
          <w:szCs w:val="22"/>
        </w:rPr>
        <w:t xml:space="preserve"> observed practices. Group management may use </w:t>
      </w:r>
      <w:r w:rsidR="0065634B" w:rsidRPr="00300CE9">
        <w:rPr>
          <w:rFonts w:asciiTheme="majorHAnsi" w:hAnsiTheme="majorHAnsi" w:cstheme="majorHAnsi"/>
          <w:sz w:val="22"/>
          <w:szCs w:val="22"/>
        </w:rPr>
        <w:t xml:space="preserve">a range of </w:t>
      </w:r>
      <w:r w:rsidRPr="00300CE9">
        <w:rPr>
          <w:rFonts w:asciiTheme="majorHAnsi" w:hAnsiTheme="majorHAnsi" w:cstheme="majorHAnsi"/>
          <w:sz w:val="22"/>
          <w:szCs w:val="22"/>
        </w:rPr>
        <w:t xml:space="preserve">digital data collection tools to collect </w:t>
      </w:r>
      <w:r w:rsidR="0065634B" w:rsidRPr="00300CE9">
        <w:rPr>
          <w:rFonts w:asciiTheme="majorHAnsi" w:hAnsiTheme="majorHAnsi" w:cstheme="majorHAnsi"/>
          <w:sz w:val="22"/>
          <w:szCs w:val="22"/>
        </w:rPr>
        <w:t xml:space="preserve">and </w:t>
      </w:r>
      <w:del w:id="665" w:author="Khananusit, Sarida GIZ TH" w:date="2020-08-26T13:28:00Z">
        <w:r w:rsidR="0065634B" w:rsidRPr="00300CE9" w:rsidDel="0082224A">
          <w:rPr>
            <w:rFonts w:asciiTheme="majorHAnsi" w:hAnsiTheme="majorHAnsi" w:cstheme="majorHAnsi"/>
            <w:sz w:val="22"/>
            <w:szCs w:val="22"/>
          </w:rPr>
          <w:delText>analyze</w:delText>
        </w:r>
      </w:del>
      <w:ins w:id="666" w:author="Khananusit, Sarida GIZ TH" w:date="2020-08-26T13:28:00Z">
        <w:r w:rsidR="0082224A" w:rsidRPr="00300CE9">
          <w:rPr>
            <w:rFonts w:asciiTheme="majorHAnsi" w:hAnsiTheme="majorHAnsi" w:cstheme="majorHAnsi"/>
            <w:sz w:val="22"/>
            <w:szCs w:val="22"/>
          </w:rPr>
          <w:t>analyse</w:t>
        </w:r>
      </w:ins>
      <w:r w:rsidR="0065634B" w:rsidRPr="00300CE9">
        <w:rPr>
          <w:rFonts w:asciiTheme="majorHAnsi" w:hAnsiTheme="majorHAnsi" w:cstheme="majorHAnsi"/>
          <w:sz w:val="22"/>
          <w:szCs w:val="22"/>
        </w:rPr>
        <w:t xml:space="preserve"> farm </w:t>
      </w:r>
      <w:r w:rsidRPr="00300CE9">
        <w:rPr>
          <w:rFonts w:asciiTheme="majorHAnsi" w:hAnsiTheme="majorHAnsi" w:cstheme="majorHAnsi"/>
          <w:sz w:val="22"/>
          <w:szCs w:val="22"/>
        </w:rPr>
        <w:t>data</w:t>
      </w:r>
      <w:r w:rsidR="0065634B" w:rsidRPr="00300CE9">
        <w:rPr>
          <w:rFonts w:asciiTheme="majorHAnsi" w:hAnsiTheme="majorHAnsi" w:cstheme="majorHAnsi"/>
          <w:sz w:val="22"/>
          <w:szCs w:val="22"/>
        </w:rPr>
        <w:t>.</w:t>
      </w:r>
      <w:r w:rsidRPr="00300CE9">
        <w:rPr>
          <w:rFonts w:asciiTheme="majorHAnsi" w:hAnsiTheme="majorHAnsi" w:cstheme="majorHAnsi"/>
          <w:sz w:val="22"/>
          <w:szCs w:val="22"/>
        </w:rPr>
        <w:t xml:space="preserve">  </w:t>
      </w:r>
    </w:p>
    <w:p w14:paraId="7EB04077" w14:textId="065D2E29" w:rsidR="006A76A9" w:rsidRPr="00300CE9" w:rsidRDefault="006A76A9" w:rsidP="00C03303">
      <w:pPr>
        <w:spacing w:after="240"/>
        <w:jc w:val="both"/>
        <w:rPr>
          <w:rFonts w:asciiTheme="majorHAnsi" w:hAnsiTheme="majorHAnsi" w:cstheme="majorHAnsi"/>
          <w:b/>
          <w:i/>
          <w:sz w:val="22"/>
          <w:szCs w:val="22"/>
        </w:rPr>
      </w:pPr>
      <w:r w:rsidRPr="00300CE9">
        <w:rPr>
          <w:rFonts w:asciiTheme="majorHAnsi" w:hAnsiTheme="majorHAnsi" w:cstheme="majorHAnsi"/>
          <w:b/>
          <w:i/>
          <w:sz w:val="22"/>
          <w:szCs w:val="22"/>
        </w:rPr>
        <w:t xml:space="preserve">The IMS may opt not only to collect data on behalf of individual producers but also to support producers in </w:t>
      </w:r>
      <w:del w:id="667" w:author="Khananusit, Sarida GIZ TH" w:date="2020-08-26T13:28:00Z">
        <w:r w:rsidRPr="00300CE9" w:rsidDel="0082224A">
          <w:rPr>
            <w:rFonts w:asciiTheme="majorHAnsi" w:hAnsiTheme="majorHAnsi" w:cstheme="majorHAnsi"/>
            <w:b/>
            <w:i/>
            <w:sz w:val="22"/>
            <w:szCs w:val="22"/>
          </w:rPr>
          <w:delText>analyzing</w:delText>
        </w:r>
      </w:del>
      <w:ins w:id="668" w:author="Khananusit, Sarida GIZ TH" w:date="2020-08-26T13:28:00Z">
        <w:r w:rsidR="0082224A" w:rsidRPr="00300CE9">
          <w:rPr>
            <w:rFonts w:asciiTheme="majorHAnsi" w:hAnsiTheme="majorHAnsi" w:cstheme="majorHAnsi"/>
            <w:b/>
            <w:i/>
            <w:sz w:val="22"/>
            <w:szCs w:val="22"/>
          </w:rPr>
          <w:t>analysing</w:t>
        </w:r>
      </w:ins>
      <w:r w:rsidRPr="00300CE9">
        <w:rPr>
          <w:rFonts w:asciiTheme="majorHAnsi" w:hAnsiTheme="majorHAnsi" w:cstheme="majorHAnsi"/>
          <w:b/>
          <w:i/>
          <w:sz w:val="22"/>
          <w:szCs w:val="22"/>
        </w:rPr>
        <w:t xml:space="preserve"> their own farm enterprise data, </w:t>
      </w:r>
      <w:del w:id="669" w:author="Khananusit, Sarida GIZ TH" w:date="2020-08-26T13:24:00Z">
        <w:r w:rsidRPr="00300CE9" w:rsidDel="004E024A">
          <w:rPr>
            <w:rFonts w:asciiTheme="majorHAnsi" w:hAnsiTheme="majorHAnsi" w:cstheme="majorHAnsi"/>
            <w:b/>
            <w:i/>
            <w:sz w:val="22"/>
            <w:szCs w:val="22"/>
          </w:rPr>
          <w:delText xml:space="preserve">in order </w:delText>
        </w:r>
      </w:del>
      <w:r w:rsidRPr="00300CE9">
        <w:rPr>
          <w:rFonts w:asciiTheme="majorHAnsi" w:hAnsiTheme="majorHAnsi" w:cstheme="majorHAnsi"/>
          <w:b/>
          <w:i/>
          <w:sz w:val="22"/>
          <w:szCs w:val="22"/>
        </w:rPr>
        <w:t>to help improve their efficiency, productivity and profitability.</w:t>
      </w:r>
    </w:p>
    <w:p w14:paraId="601E1A3E" w14:textId="0207C9DC" w:rsidR="006A76A9" w:rsidRPr="00300CE9" w:rsidRDefault="006A76A9" w:rsidP="006A76A9">
      <w:pPr>
        <w:jc w:val="both"/>
        <w:rPr>
          <w:rFonts w:asciiTheme="majorHAnsi" w:hAnsiTheme="majorHAnsi" w:cstheme="majorHAnsi"/>
          <w:sz w:val="22"/>
          <w:szCs w:val="22"/>
        </w:rPr>
      </w:pPr>
      <w:r w:rsidRPr="00300CE9">
        <w:rPr>
          <w:rFonts w:asciiTheme="majorHAnsi" w:hAnsiTheme="majorHAnsi" w:cstheme="majorHAnsi"/>
          <w:sz w:val="22"/>
          <w:szCs w:val="22"/>
        </w:rPr>
        <w:t xml:space="preserve">The minimum level of record-keeping covering the relationship between the group management and </w:t>
      </w:r>
      <w:r w:rsidR="00195982" w:rsidRPr="00300CE9">
        <w:rPr>
          <w:rFonts w:asciiTheme="majorHAnsi" w:hAnsiTheme="majorHAnsi" w:cstheme="majorHAnsi"/>
          <w:sz w:val="22"/>
          <w:szCs w:val="22"/>
        </w:rPr>
        <w:t xml:space="preserve">its individual </w:t>
      </w:r>
      <w:r w:rsidRPr="00300CE9">
        <w:rPr>
          <w:rFonts w:asciiTheme="majorHAnsi" w:hAnsiTheme="majorHAnsi" w:cstheme="majorHAnsi"/>
          <w:sz w:val="22"/>
          <w:szCs w:val="22"/>
        </w:rPr>
        <w:t>producer</w:t>
      </w:r>
      <w:r w:rsidR="00195982" w:rsidRPr="00300CE9">
        <w:rPr>
          <w:rFonts w:asciiTheme="majorHAnsi" w:hAnsiTheme="majorHAnsi" w:cstheme="majorHAnsi"/>
          <w:sz w:val="22"/>
          <w:szCs w:val="22"/>
        </w:rPr>
        <w:t>s</w:t>
      </w:r>
      <w:r w:rsidRPr="00300CE9">
        <w:rPr>
          <w:rFonts w:asciiTheme="majorHAnsi" w:hAnsiTheme="majorHAnsi" w:cstheme="majorHAnsi"/>
          <w:sz w:val="22"/>
          <w:szCs w:val="22"/>
        </w:rPr>
        <w:t xml:space="preserve"> includes at least the following:</w:t>
      </w:r>
    </w:p>
    <w:p w14:paraId="7DE1A844" w14:textId="77777777" w:rsidR="006A76A9" w:rsidRPr="00300CE9" w:rsidRDefault="006A76A9" w:rsidP="006A76A9">
      <w:pPr>
        <w:pStyle w:val="ListParagraph"/>
        <w:numPr>
          <w:ilvl w:val="0"/>
          <w:numId w:val="8"/>
        </w:numPr>
        <w:rPr>
          <w:rFonts w:asciiTheme="majorHAnsi" w:hAnsiTheme="majorHAnsi" w:cstheme="majorHAnsi"/>
          <w:sz w:val="22"/>
          <w:szCs w:val="22"/>
        </w:rPr>
      </w:pPr>
      <w:r w:rsidRPr="00300CE9">
        <w:rPr>
          <w:rFonts w:asciiTheme="majorHAnsi" w:hAnsiTheme="majorHAnsi" w:cstheme="majorHAnsi"/>
          <w:sz w:val="22"/>
          <w:szCs w:val="22"/>
        </w:rPr>
        <w:t>Agreements between the group and producers</w:t>
      </w:r>
    </w:p>
    <w:p w14:paraId="5501408C" w14:textId="77777777" w:rsidR="006A76A9" w:rsidRPr="00300CE9" w:rsidRDefault="006A76A9" w:rsidP="006A76A9">
      <w:pPr>
        <w:pStyle w:val="ListParagraph"/>
        <w:numPr>
          <w:ilvl w:val="0"/>
          <w:numId w:val="8"/>
        </w:numPr>
        <w:rPr>
          <w:rFonts w:asciiTheme="majorHAnsi" w:hAnsiTheme="majorHAnsi" w:cstheme="majorHAnsi"/>
          <w:sz w:val="22"/>
          <w:szCs w:val="22"/>
        </w:rPr>
      </w:pPr>
      <w:r w:rsidRPr="00300CE9">
        <w:rPr>
          <w:rFonts w:asciiTheme="majorHAnsi" w:hAnsiTheme="majorHAnsi" w:cstheme="majorHAnsi"/>
          <w:sz w:val="22"/>
          <w:szCs w:val="22"/>
        </w:rPr>
        <w:t>List of producers</w:t>
      </w:r>
    </w:p>
    <w:p w14:paraId="2C1620D7" w14:textId="77777777" w:rsidR="006A76A9" w:rsidRPr="00300CE9" w:rsidRDefault="006A76A9" w:rsidP="006A76A9">
      <w:pPr>
        <w:pStyle w:val="ListParagraph"/>
        <w:numPr>
          <w:ilvl w:val="0"/>
          <w:numId w:val="8"/>
        </w:numPr>
        <w:rPr>
          <w:rFonts w:asciiTheme="majorHAnsi" w:hAnsiTheme="majorHAnsi" w:cstheme="majorHAnsi"/>
          <w:sz w:val="22"/>
          <w:szCs w:val="22"/>
        </w:rPr>
      </w:pPr>
      <w:r w:rsidRPr="00300CE9">
        <w:rPr>
          <w:rFonts w:asciiTheme="majorHAnsi" w:hAnsiTheme="majorHAnsi" w:cstheme="majorHAnsi"/>
          <w:sz w:val="22"/>
          <w:szCs w:val="22"/>
        </w:rPr>
        <w:t>Maps of production areas where applicable</w:t>
      </w:r>
    </w:p>
    <w:p w14:paraId="67F693BF" w14:textId="77777777" w:rsidR="006A76A9" w:rsidRPr="00300CE9" w:rsidRDefault="006A76A9" w:rsidP="006A76A9">
      <w:pPr>
        <w:pStyle w:val="ListParagraph"/>
        <w:numPr>
          <w:ilvl w:val="0"/>
          <w:numId w:val="8"/>
        </w:numPr>
        <w:rPr>
          <w:rFonts w:asciiTheme="majorHAnsi" w:hAnsiTheme="majorHAnsi" w:cstheme="majorHAnsi"/>
          <w:sz w:val="22"/>
          <w:szCs w:val="22"/>
        </w:rPr>
      </w:pPr>
      <w:r w:rsidRPr="00300CE9">
        <w:rPr>
          <w:rFonts w:asciiTheme="majorHAnsi" w:hAnsiTheme="majorHAnsi" w:cstheme="majorHAnsi"/>
          <w:sz w:val="22"/>
          <w:szCs w:val="22"/>
        </w:rPr>
        <w:lastRenderedPageBreak/>
        <w:t xml:space="preserve">Records of sales, purchases, </w:t>
      </w:r>
      <w:proofErr w:type="gramStart"/>
      <w:r w:rsidRPr="00300CE9">
        <w:rPr>
          <w:rFonts w:asciiTheme="majorHAnsi" w:hAnsiTheme="majorHAnsi" w:cstheme="majorHAnsi"/>
          <w:sz w:val="22"/>
          <w:szCs w:val="22"/>
        </w:rPr>
        <w:t>processing</w:t>
      </w:r>
      <w:proofErr w:type="gramEnd"/>
      <w:r w:rsidRPr="00300CE9">
        <w:rPr>
          <w:rFonts w:asciiTheme="majorHAnsi" w:hAnsiTheme="majorHAnsi" w:cstheme="majorHAnsi"/>
          <w:sz w:val="22"/>
          <w:szCs w:val="22"/>
        </w:rPr>
        <w:t xml:space="preserve"> and transportation </w:t>
      </w:r>
    </w:p>
    <w:p w14:paraId="798EF6B3" w14:textId="77777777" w:rsidR="006A76A9" w:rsidRPr="00300CE9" w:rsidRDefault="006A76A9" w:rsidP="006A76A9">
      <w:pPr>
        <w:pStyle w:val="ListParagraph"/>
        <w:numPr>
          <w:ilvl w:val="0"/>
          <w:numId w:val="8"/>
        </w:numPr>
        <w:rPr>
          <w:rFonts w:asciiTheme="majorHAnsi" w:hAnsiTheme="majorHAnsi" w:cstheme="majorHAnsi"/>
          <w:sz w:val="22"/>
          <w:szCs w:val="22"/>
        </w:rPr>
      </w:pPr>
      <w:r w:rsidRPr="00300CE9">
        <w:rPr>
          <w:rFonts w:asciiTheme="majorHAnsi" w:hAnsiTheme="majorHAnsi" w:cstheme="majorHAnsi"/>
          <w:sz w:val="22"/>
          <w:szCs w:val="22"/>
        </w:rPr>
        <w:t>Internal inspection assessment reports</w:t>
      </w:r>
    </w:p>
    <w:p w14:paraId="7C9B3BF1" w14:textId="344E90AF" w:rsidR="006A76A9" w:rsidRPr="00300CE9" w:rsidRDefault="006A76A9" w:rsidP="006A76A9">
      <w:pPr>
        <w:pStyle w:val="ListParagraph"/>
        <w:numPr>
          <w:ilvl w:val="0"/>
          <w:numId w:val="8"/>
        </w:numPr>
        <w:jc w:val="both"/>
        <w:rPr>
          <w:rFonts w:asciiTheme="majorHAnsi" w:hAnsiTheme="majorHAnsi" w:cstheme="majorHAnsi"/>
          <w:sz w:val="22"/>
          <w:szCs w:val="22"/>
        </w:rPr>
      </w:pPr>
      <w:r w:rsidRPr="00300CE9">
        <w:rPr>
          <w:rFonts w:asciiTheme="majorHAnsi" w:hAnsiTheme="majorHAnsi" w:cstheme="majorHAnsi"/>
          <w:sz w:val="22"/>
          <w:szCs w:val="22"/>
        </w:rPr>
        <w:t xml:space="preserve">Non-conformities, sanctions and follow-up action arising from both internal and external inspection </w:t>
      </w:r>
      <w:del w:id="670" w:author="Khananusit, Sarida GIZ TH" w:date="2020-08-26T13:25:00Z">
        <w:r w:rsidRPr="00300CE9" w:rsidDel="004E024A">
          <w:rPr>
            <w:rFonts w:asciiTheme="majorHAnsi" w:hAnsiTheme="majorHAnsi" w:cstheme="majorHAnsi"/>
            <w:sz w:val="22"/>
            <w:szCs w:val="22"/>
          </w:rPr>
          <w:delText>and</w:delText>
        </w:r>
      </w:del>
    </w:p>
    <w:p w14:paraId="6A5783C2" w14:textId="77777777" w:rsidR="006A76A9" w:rsidRPr="00300CE9" w:rsidRDefault="006A76A9" w:rsidP="00C03303">
      <w:pPr>
        <w:pStyle w:val="ListParagraph"/>
        <w:numPr>
          <w:ilvl w:val="0"/>
          <w:numId w:val="8"/>
        </w:numPr>
        <w:spacing w:after="240"/>
        <w:rPr>
          <w:rFonts w:asciiTheme="majorHAnsi" w:hAnsiTheme="majorHAnsi" w:cstheme="majorHAnsi"/>
          <w:sz w:val="22"/>
          <w:szCs w:val="22"/>
        </w:rPr>
      </w:pPr>
      <w:r w:rsidRPr="00300CE9">
        <w:rPr>
          <w:rFonts w:asciiTheme="majorHAnsi" w:hAnsiTheme="majorHAnsi" w:cstheme="majorHAnsi"/>
          <w:sz w:val="22"/>
          <w:szCs w:val="22"/>
        </w:rPr>
        <w:t>Complaints and appeals</w:t>
      </w:r>
    </w:p>
    <w:p w14:paraId="3A66A961" w14:textId="1D5715A2" w:rsidR="006A76A9" w:rsidRPr="00300CE9" w:rsidRDefault="006A76A9" w:rsidP="00C03303">
      <w:pPr>
        <w:rPr>
          <w:rFonts w:asciiTheme="majorHAnsi" w:hAnsiTheme="majorHAnsi" w:cstheme="majorHAnsi"/>
          <w:sz w:val="22"/>
          <w:szCs w:val="22"/>
        </w:rPr>
      </w:pPr>
      <w:r w:rsidRPr="00300CE9">
        <w:rPr>
          <w:rFonts w:asciiTheme="majorHAnsi" w:hAnsiTheme="majorHAnsi" w:cstheme="majorHAnsi"/>
          <w:sz w:val="22"/>
          <w:szCs w:val="22"/>
        </w:rPr>
        <w:t xml:space="preserve">Minimum records at the </w:t>
      </w:r>
      <w:del w:id="671" w:author="Khananusit, Sarida GIZ TH" w:date="2020-08-26T13:25:00Z">
        <w:r w:rsidRPr="00300CE9" w:rsidDel="004E024A">
          <w:rPr>
            <w:rFonts w:asciiTheme="majorHAnsi" w:hAnsiTheme="majorHAnsi" w:cstheme="majorHAnsi"/>
            <w:sz w:val="22"/>
            <w:szCs w:val="22"/>
          </w:rPr>
          <w:delText>group member</w:delText>
        </w:r>
      </w:del>
      <w:ins w:id="672" w:author="Khananusit, Sarida GIZ TH" w:date="2020-08-26T13:25:00Z">
        <w:r w:rsidR="004E024A">
          <w:rPr>
            <w:rFonts w:asciiTheme="majorHAnsi" w:hAnsiTheme="majorHAnsi" w:cstheme="majorHAnsi"/>
            <w:sz w:val="22"/>
            <w:szCs w:val="22"/>
          </w:rPr>
          <w:t>individual producer</w:t>
        </w:r>
      </w:ins>
      <w:r w:rsidRPr="00300CE9">
        <w:rPr>
          <w:rFonts w:asciiTheme="majorHAnsi" w:hAnsiTheme="majorHAnsi" w:cstheme="majorHAnsi"/>
          <w:sz w:val="22"/>
          <w:szCs w:val="22"/>
        </w:rPr>
        <w:t xml:space="preserve"> level include the following:</w:t>
      </w:r>
    </w:p>
    <w:p w14:paraId="0F7CCA67" w14:textId="320992B9" w:rsidR="006A76A9" w:rsidRPr="00300CE9" w:rsidRDefault="006A76A9" w:rsidP="006A76A9">
      <w:pPr>
        <w:pStyle w:val="ListParagraph"/>
        <w:numPr>
          <w:ilvl w:val="0"/>
          <w:numId w:val="9"/>
        </w:numPr>
        <w:rPr>
          <w:rFonts w:asciiTheme="majorHAnsi" w:hAnsiTheme="majorHAnsi" w:cstheme="majorHAnsi"/>
          <w:sz w:val="22"/>
          <w:szCs w:val="22"/>
        </w:rPr>
      </w:pPr>
      <w:r w:rsidRPr="00300CE9">
        <w:rPr>
          <w:rFonts w:asciiTheme="majorHAnsi" w:hAnsiTheme="majorHAnsi" w:cstheme="majorHAnsi"/>
          <w:sz w:val="22"/>
          <w:szCs w:val="22"/>
        </w:rPr>
        <w:t>Production records</w:t>
      </w:r>
      <w:del w:id="673" w:author="Khananusit, Sarida GIZ TH" w:date="2020-08-26T13:25:00Z">
        <w:r w:rsidR="00AE5A49" w:rsidRPr="00300CE9" w:rsidDel="004E024A">
          <w:rPr>
            <w:rFonts w:asciiTheme="majorHAnsi" w:hAnsiTheme="majorHAnsi" w:cstheme="majorHAnsi"/>
            <w:sz w:val="22"/>
            <w:szCs w:val="22"/>
          </w:rPr>
          <w:delText>,</w:delText>
        </w:r>
      </w:del>
    </w:p>
    <w:p w14:paraId="416D94EE" w14:textId="5A6C0179" w:rsidR="006A76A9" w:rsidRPr="00300CE9" w:rsidRDefault="006A76A9" w:rsidP="006A76A9">
      <w:pPr>
        <w:pStyle w:val="ListParagraph"/>
        <w:numPr>
          <w:ilvl w:val="0"/>
          <w:numId w:val="9"/>
        </w:numPr>
        <w:rPr>
          <w:rFonts w:asciiTheme="majorHAnsi" w:hAnsiTheme="majorHAnsi" w:cstheme="majorHAnsi"/>
          <w:sz w:val="22"/>
          <w:szCs w:val="22"/>
        </w:rPr>
      </w:pPr>
      <w:r w:rsidRPr="00300CE9">
        <w:rPr>
          <w:rFonts w:asciiTheme="majorHAnsi" w:hAnsiTheme="majorHAnsi" w:cstheme="majorHAnsi"/>
          <w:sz w:val="22"/>
          <w:szCs w:val="22"/>
        </w:rPr>
        <w:t>Records of inputs used</w:t>
      </w:r>
      <w:del w:id="674" w:author="Khananusit, Sarida GIZ TH" w:date="2020-08-26T13:25:00Z">
        <w:r w:rsidR="00AE5A49" w:rsidRPr="00300CE9" w:rsidDel="004E024A">
          <w:rPr>
            <w:rFonts w:asciiTheme="majorHAnsi" w:hAnsiTheme="majorHAnsi" w:cstheme="majorHAnsi"/>
            <w:sz w:val="22"/>
            <w:szCs w:val="22"/>
          </w:rPr>
          <w:delText>,</w:delText>
        </w:r>
      </w:del>
    </w:p>
    <w:p w14:paraId="0B90A73D" w14:textId="7C817125" w:rsidR="00AE5A49" w:rsidRPr="00300CE9" w:rsidRDefault="006A76A9" w:rsidP="00972EF1">
      <w:pPr>
        <w:pStyle w:val="ListParagraph"/>
        <w:numPr>
          <w:ilvl w:val="0"/>
          <w:numId w:val="9"/>
        </w:numPr>
        <w:spacing w:after="240"/>
        <w:rPr>
          <w:rFonts w:asciiTheme="majorHAnsi" w:hAnsiTheme="majorHAnsi" w:cstheme="majorHAnsi"/>
          <w:sz w:val="22"/>
          <w:szCs w:val="22"/>
        </w:rPr>
      </w:pPr>
      <w:r w:rsidRPr="00300CE9">
        <w:rPr>
          <w:rFonts w:asciiTheme="majorHAnsi" w:hAnsiTheme="majorHAnsi" w:cstheme="majorHAnsi"/>
          <w:sz w:val="22"/>
          <w:szCs w:val="22"/>
        </w:rPr>
        <w:t>Sales records</w:t>
      </w:r>
      <w:del w:id="675" w:author="Khananusit, Sarida GIZ TH" w:date="2020-08-26T13:25:00Z">
        <w:r w:rsidR="00AE5A49" w:rsidRPr="00300CE9" w:rsidDel="004E024A">
          <w:rPr>
            <w:rFonts w:asciiTheme="majorHAnsi" w:hAnsiTheme="majorHAnsi" w:cstheme="majorHAnsi"/>
            <w:sz w:val="22"/>
            <w:szCs w:val="22"/>
          </w:rPr>
          <w:delText>,</w:delText>
        </w:r>
      </w:del>
    </w:p>
    <w:p w14:paraId="23F73B31" w14:textId="4C466602" w:rsidR="006A76A9" w:rsidRPr="00300CE9" w:rsidRDefault="00AE5A49" w:rsidP="00C03303">
      <w:pPr>
        <w:pStyle w:val="ListParagraph"/>
        <w:numPr>
          <w:ilvl w:val="0"/>
          <w:numId w:val="9"/>
        </w:numPr>
        <w:spacing w:after="240"/>
        <w:rPr>
          <w:rFonts w:asciiTheme="majorHAnsi" w:hAnsiTheme="majorHAnsi" w:cstheme="majorHAnsi"/>
          <w:sz w:val="22"/>
          <w:szCs w:val="22"/>
        </w:rPr>
      </w:pPr>
      <w:r w:rsidRPr="00300CE9">
        <w:rPr>
          <w:rFonts w:asciiTheme="majorHAnsi" w:hAnsiTheme="majorHAnsi" w:cstheme="majorHAnsi"/>
          <w:sz w:val="22"/>
          <w:szCs w:val="22"/>
        </w:rPr>
        <w:t>Integrated pest management</w:t>
      </w:r>
      <w:del w:id="676" w:author="Khananusit, Sarida GIZ TH" w:date="2020-08-26T13:25:00Z">
        <w:r w:rsidR="006A76A9" w:rsidRPr="00300CE9" w:rsidDel="004E024A">
          <w:rPr>
            <w:rFonts w:asciiTheme="majorHAnsi" w:hAnsiTheme="majorHAnsi" w:cstheme="majorHAnsi"/>
            <w:sz w:val="22"/>
            <w:szCs w:val="22"/>
          </w:rPr>
          <w:delText>.</w:delText>
        </w:r>
      </w:del>
    </w:p>
    <w:p w14:paraId="33ADC777" w14:textId="73884CF7" w:rsidR="006A76A9" w:rsidRPr="00300CE9" w:rsidRDefault="00195982" w:rsidP="00E0302B">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Should </w:t>
      </w:r>
      <w:r w:rsidR="006A76A9" w:rsidRPr="00300CE9">
        <w:rPr>
          <w:rFonts w:asciiTheme="majorHAnsi" w:hAnsiTheme="majorHAnsi" w:cstheme="majorHAnsi"/>
          <w:sz w:val="22"/>
          <w:szCs w:val="22"/>
        </w:rPr>
        <w:t xml:space="preserve">the producer </w:t>
      </w:r>
      <w:r w:rsidRPr="00300CE9">
        <w:rPr>
          <w:rFonts w:asciiTheme="majorHAnsi" w:hAnsiTheme="majorHAnsi" w:cstheme="majorHAnsi"/>
          <w:sz w:val="22"/>
          <w:szCs w:val="22"/>
        </w:rPr>
        <w:t>be</w:t>
      </w:r>
      <w:del w:id="677" w:author="Khananusit, Sarida GIZ TH" w:date="2020-08-26T13:25:00Z">
        <w:r w:rsidR="006A76A9" w:rsidRPr="00300CE9" w:rsidDel="004E024A">
          <w:rPr>
            <w:rFonts w:asciiTheme="majorHAnsi" w:hAnsiTheme="majorHAnsi" w:cstheme="majorHAnsi"/>
            <w:sz w:val="22"/>
            <w:szCs w:val="22"/>
          </w:rPr>
          <w:delText>s</w:delText>
        </w:r>
      </w:del>
      <w:r w:rsidR="006A76A9" w:rsidRPr="00300CE9">
        <w:rPr>
          <w:rFonts w:asciiTheme="majorHAnsi" w:hAnsiTheme="majorHAnsi" w:cstheme="majorHAnsi"/>
          <w:sz w:val="22"/>
          <w:szCs w:val="22"/>
        </w:rPr>
        <w:t xml:space="preserve"> </w:t>
      </w:r>
      <w:r w:rsidR="001C63D0" w:rsidRPr="00300CE9">
        <w:rPr>
          <w:rFonts w:asciiTheme="majorHAnsi" w:hAnsiTheme="majorHAnsi" w:cstheme="majorHAnsi"/>
          <w:sz w:val="22"/>
          <w:szCs w:val="22"/>
        </w:rPr>
        <w:t>un</w:t>
      </w:r>
      <w:r w:rsidR="006A76A9" w:rsidRPr="00300CE9">
        <w:rPr>
          <w:rFonts w:asciiTheme="majorHAnsi" w:hAnsiTheme="majorHAnsi" w:cstheme="majorHAnsi"/>
          <w:sz w:val="22"/>
          <w:szCs w:val="22"/>
        </w:rPr>
        <w:t xml:space="preserve">able to handle records personally, group management should take over recording requirements for inputs, </w:t>
      </w:r>
      <w:r w:rsidR="0002268F" w:rsidRPr="00300CE9">
        <w:rPr>
          <w:rFonts w:asciiTheme="majorHAnsi" w:hAnsiTheme="majorHAnsi" w:cstheme="majorHAnsi"/>
          <w:sz w:val="22"/>
          <w:szCs w:val="22"/>
        </w:rPr>
        <w:t xml:space="preserve">pest and disease monitoring, </w:t>
      </w:r>
      <w:r w:rsidR="006A76A9" w:rsidRPr="00300CE9">
        <w:rPr>
          <w:rFonts w:asciiTheme="majorHAnsi" w:hAnsiTheme="majorHAnsi" w:cstheme="majorHAnsi"/>
          <w:sz w:val="22"/>
          <w:szCs w:val="22"/>
        </w:rPr>
        <w:t>s</w:t>
      </w:r>
      <w:r w:rsidR="001C63D0" w:rsidRPr="00300CE9">
        <w:rPr>
          <w:rFonts w:asciiTheme="majorHAnsi" w:hAnsiTheme="majorHAnsi" w:cstheme="majorHAnsi"/>
          <w:sz w:val="22"/>
          <w:szCs w:val="22"/>
        </w:rPr>
        <w:t>ales</w:t>
      </w:r>
      <w:r w:rsidR="006A76A9" w:rsidRPr="00300CE9">
        <w:rPr>
          <w:rFonts w:asciiTheme="majorHAnsi" w:hAnsiTheme="majorHAnsi" w:cstheme="majorHAnsi"/>
          <w:sz w:val="22"/>
          <w:szCs w:val="22"/>
        </w:rPr>
        <w:t xml:space="preserve"> and produce purchased from the producer.</w:t>
      </w:r>
    </w:p>
    <w:p w14:paraId="36C3EDBF" w14:textId="4991242B" w:rsidR="00C110A9" w:rsidRPr="00300CE9" w:rsidRDefault="00C110A9" w:rsidP="00300CE9">
      <w:pPr>
        <w:pStyle w:val="Heading2"/>
        <w:ind w:left="810" w:hanging="792"/>
      </w:pPr>
      <w:bookmarkStart w:id="678" w:name="_Toc49348899"/>
      <w:r w:rsidRPr="00300CE9">
        <w:t xml:space="preserve">Group </w:t>
      </w:r>
      <w:r w:rsidR="00846504" w:rsidRPr="00300CE9">
        <w:t>g</w:t>
      </w:r>
      <w:r w:rsidRPr="00300CE9">
        <w:t>overnance</w:t>
      </w:r>
      <w:bookmarkEnd w:id="678"/>
    </w:p>
    <w:p w14:paraId="5186F8FA" w14:textId="4EBB48F4" w:rsidR="00C110A9" w:rsidRPr="00300CE9" w:rsidRDefault="00F1108C">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Group governance </w:t>
      </w:r>
      <w:r w:rsidR="008267AA" w:rsidRPr="00300CE9">
        <w:rPr>
          <w:rFonts w:asciiTheme="majorHAnsi" w:hAnsiTheme="majorHAnsi" w:cstheme="majorHAnsi"/>
          <w:sz w:val="22"/>
          <w:szCs w:val="22"/>
        </w:rPr>
        <w:t>is</w:t>
      </w:r>
      <w:r w:rsidRPr="00300CE9">
        <w:rPr>
          <w:rFonts w:asciiTheme="majorHAnsi" w:hAnsiTheme="majorHAnsi" w:cstheme="majorHAnsi"/>
          <w:sz w:val="22"/>
          <w:szCs w:val="22"/>
        </w:rPr>
        <w:t xml:space="preserve"> </w:t>
      </w:r>
      <w:r w:rsidR="00F40A21" w:rsidRPr="00300CE9">
        <w:rPr>
          <w:rFonts w:asciiTheme="majorHAnsi" w:hAnsiTheme="majorHAnsi" w:cstheme="majorHAnsi"/>
          <w:sz w:val="22"/>
          <w:szCs w:val="22"/>
        </w:rPr>
        <w:t xml:space="preserve">key to </w:t>
      </w:r>
      <w:r w:rsidR="001C63D0" w:rsidRPr="00300CE9">
        <w:rPr>
          <w:rFonts w:asciiTheme="majorHAnsi" w:hAnsiTheme="majorHAnsi" w:cstheme="majorHAnsi"/>
          <w:sz w:val="22"/>
          <w:szCs w:val="22"/>
        </w:rPr>
        <w:t>effective operation of the</w:t>
      </w:r>
      <w:r w:rsidR="00F40A21" w:rsidRPr="00300CE9">
        <w:rPr>
          <w:rFonts w:asciiTheme="majorHAnsi" w:hAnsiTheme="majorHAnsi" w:cstheme="majorHAnsi"/>
          <w:sz w:val="22"/>
          <w:szCs w:val="22"/>
        </w:rPr>
        <w:t xml:space="preserve"> IMS</w:t>
      </w:r>
      <w:r w:rsidR="008175D5" w:rsidRPr="00300CE9">
        <w:rPr>
          <w:rFonts w:asciiTheme="majorHAnsi" w:hAnsiTheme="majorHAnsi" w:cstheme="majorHAnsi"/>
          <w:sz w:val="22"/>
          <w:szCs w:val="22"/>
        </w:rPr>
        <w:t>. P</w:t>
      </w:r>
      <w:r w:rsidR="00F40A21" w:rsidRPr="00300CE9">
        <w:rPr>
          <w:rFonts w:asciiTheme="majorHAnsi" w:hAnsiTheme="majorHAnsi" w:cstheme="majorHAnsi"/>
          <w:sz w:val="22"/>
          <w:szCs w:val="22"/>
        </w:rPr>
        <w:t xml:space="preserve">roducer groups </w:t>
      </w:r>
      <w:r w:rsidR="008267AA" w:rsidRPr="00300CE9">
        <w:rPr>
          <w:rFonts w:asciiTheme="majorHAnsi" w:hAnsiTheme="majorHAnsi" w:cstheme="majorHAnsi"/>
          <w:sz w:val="22"/>
          <w:szCs w:val="22"/>
        </w:rPr>
        <w:t xml:space="preserve">without a legal entity </w:t>
      </w:r>
      <w:r w:rsidR="001C63D0" w:rsidRPr="00300CE9">
        <w:rPr>
          <w:rFonts w:asciiTheme="majorHAnsi" w:hAnsiTheme="majorHAnsi" w:cstheme="majorHAnsi"/>
          <w:sz w:val="22"/>
          <w:szCs w:val="22"/>
        </w:rPr>
        <w:t>may</w:t>
      </w:r>
      <w:r w:rsidR="008175D5" w:rsidRPr="00300CE9">
        <w:rPr>
          <w:rFonts w:asciiTheme="majorHAnsi" w:hAnsiTheme="majorHAnsi" w:cstheme="majorHAnsi"/>
          <w:sz w:val="22"/>
          <w:szCs w:val="22"/>
        </w:rPr>
        <w:t xml:space="preserve"> join the SRP program</w:t>
      </w:r>
      <w:r w:rsidR="001C63D0" w:rsidRPr="00300CE9">
        <w:rPr>
          <w:rFonts w:asciiTheme="majorHAnsi" w:hAnsiTheme="majorHAnsi" w:cstheme="majorHAnsi"/>
          <w:sz w:val="22"/>
          <w:szCs w:val="22"/>
        </w:rPr>
        <w:t xml:space="preserve">me, provided </w:t>
      </w:r>
      <w:ins w:id="679" w:author="Khananusit, Sarida GIZ TH" w:date="2020-08-26T13:27:00Z">
        <w:r w:rsidR="004E024A">
          <w:rPr>
            <w:rFonts w:asciiTheme="majorHAnsi" w:hAnsiTheme="majorHAnsi" w:cstheme="majorHAnsi"/>
            <w:sz w:val="22"/>
            <w:szCs w:val="22"/>
          </w:rPr>
          <w:t xml:space="preserve">that </w:t>
        </w:r>
      </w:ins>
      <w:r w:rsidR="001C63D0" w:rsidRPr="00300CE9">
        <w:rPr>
          <w:rFonts w:asciiTheme="majorHAnsi" w:hAnsiTheme="majorHAnsi" w:cstheme="majorHAnsi"/>
          <w:sz w:val="22"/>
          <w:szCs w:val="22"/>
        </w:rPr>
        <w:t>as a m</w:t>
      </w:r>
      <w:r w:rsidR="008175D5" w:rsidRPr="00300CE9">
        <w:rPr>
          <w:rFonts w:asciiTheme="majorHAnsi" w:hAnsiTheme="majorHAnsi" w:cstheme="majorHAnsi"/>
          <w:sz w:val="22"/>
          <w:szCs w:val="22"/>
        </w:rPr>
        <w:t>inimum</w:t>
      </w:r>
      <w:del w:id="680" w:author="Khananusit, Sarida GIZ TH" w:date="2020-08-26T13:27:00Z">
        <w:r w:rsidR="001C63D0" w:rsidRPr="00300CE9" w:rsidDel="00067ACD">
          <w:rPr>
            <w:rFonts w:asciiTheme="majorHAnsi" w:hAnsiTheme="majorHAnsi" w:cstheme="majorHAnsi"/>
            <w:sz w:val="22"/>
            <w:szCs w:val="22"/>
          </w:rPr>
          <w:delText>,</w:delText>
        </w:r>
      </w:del>
      <w:r w:rsidR="001C63D0" w:rsidRPr="00300CE9">
        <w:rPr>
          <w:rFonts w:asciiTheme="majorHAnsi" w:hAnsiTheme="majorHAnsi" w:cstheme="majorHAnsi"/>
          <w:sz w:val="22"/>
          <w:szCs w:val="22"/>
        </w:rPr>
        <w:t xml:space="preserve"> </w:t>
      </w:r>
      <w:del w:id="681" w:author="Khananusit, Sarida GIZ TH" w:date="2020-08-26T13:27:00Z">
        <w:r w:rsidR="001C63D0" w:rsidRPr="00300CE9" w:rsidDel="00067ACD">
          <w:rPr>
            <w:rFonts w:asciiTheme="majorHAnsi" w:hAnsiTheme="majorHAnsi" w:cstheme="majorHAnsi"/>
            <w:sz w:val="22"/>
            <w:szCs w:val="22"/>
          </w:rPr>
          <w:delText xml:space="preserve">that </w:delText>
        </w:r>
      </w:del>
      <w:r w:rsidR="001C63D0" w:rsidRPr="00300CE9">
        <w:rPr>
          <w:rFonts w:asciiTheme="majorHAnsi" w:hAnsiTheme="majorHAnsi" w:cstheme="majorHAnsi"/>
          <w:sz w:val="22"/>
          <w:szCs w:val="22"/>
        </w:rPr>
        <w:t xml:space="preserve">the group can demonstrate equivalent </w:t>
      </w:r>
      <w:r w:rsidR="008267AA" w:rsidRPr="00300CE9">
        <w:rPr>
          <w:rFonts w:asciiTheme="majorHAnsi" w:hAnsiTheme="majorHAnsi" w:cstheme="majorHAnsi"/>
          <w:sz w:val="22"/>
          <w:szCs w:val="22"/>
        </w:rPr>
        <w:t xml:space="preserve">governance structures </w:t>
      </w:r>
      <w:r w:rsidR="00F12484" w:rsidRPr="00300CE9">
        <w:rPr>
          <w:rFonts w:asciiTheme="majorHAnsi" w:hAnsiTheme="majorHAnsi" w:cstheme="majorHAnsi"/>
          <w:sz w:val="22"/>
          <w:szCs w:val="22"/>
        </w:rPr>
        <w:t xml:space="preserve">and relevant procedures </w:t>
      </w:r>
      <w:r w:rsidR="008267AA" w:rsidRPr="00300CE9">
        <w:rPr>
          <w:rFonts w:asciiTheme="majorHAnsi" w:hAnsiTheme="majorHAnsi" w:cstheme="majorHAnsi"/>
          <w:sz w:val="22"/>
          <w:szCs w:val="22"/>
        </w:rPr>
        <w:t>to implement an IMS</w:t>
      </w:r>
      <w:r w:rsidR="001C63D0" w:rsidRPr="00300CE9">
        <w:rPr>
          <w:rFonts w:asciiTheme="majorHAnsi" w:hAnsiTheme="majorHAnsi" w:cstheme="majorHAnsi"/>
          <w:sz w:val="22"/>
          <w:szCs w:val="22"/>
        </w:rPr>
        <w:t>, as required for legal entities</w:t>
      </w:r>
      <w:r w:rsidR="008267AA" w:rsidRPr="00300CE9">
        <w:rPr>
          <w:rFonts w:asciiTheme="majorHAnsi" w:hAnsiTheme="majorHAnsi" w:cstheme="majorHAnsi"/>
          <w:sz w:val="22"/>
          <w:szCs w:val="22"/>
        </w:rPr>
        <w:t xml:space="preserve">. </w:t>
      </w:r>
    </w:p>
    <w:p w14:paraId="1C18F02B" w14:textId="65061D44" w:rsidR="009B164C" w:rsidRPr="00300CE9" w:rsidRDefault="00195982">
      <w:pPr>
        <w:spacing w:after="240"/>
        <w:jc w:val="both"/>
        <w:rPr>
          <w:rFonts w:asciiTheme="majorHAnsi" w:hAnsiTheme="majorHAnsi" w:cstheme="majorHAnsi"/>
          <w:sz w:val="22"/>
          <w:szCs w:val="22"/>
        </w:rPr>
      </w:pPr>
      <w:r w:rsidRPr="00300CE9">
        <w:rPr>
          <w:rFonts w:asciiTheme="majorHAnsi" w:hAnsiTheme="majorHAnsi" w:cstheme="majorHAnsi"/>
          <w:sz w:val="22"/>
          <w:szCs w:val="22"/>
        </w:rPr>
        <w:t>Irrespective of juristic status, IMS require</w:t>
      </w:r>
      <w:ins w:id="682" w:author="Khananusit, Sarida GIZ TH" w:date="2020-08-26T13:27:00Z">
        <w:r w:rsidR="00067ACD">
          <w:rPr>
            <w:rFonts w:asciiTheme="majorHAnsi" w:hAnsiTheme="majorHAnsi" w:cstheme="majorHAnsi"/>
            <w:sz w:val="22"/>
            <w:szCs w:val="22"/>
          </w:rPr>
          <w:t>s</w:t>
        </w:r>
      </w:ins>
      <w:r w:rsidRPr="00300CE9">
        <w:rPr>
          <w:rFonts w:asciiTheme="majorHAnsi" w:hAnsiTheme="majorHAnsi" w:cstheme="majorHAnsi"/>
          <w:sz w:val="22"/>
          <w:szCs w:val="22"/>
        </w:rPr>
        <w:t xml:space="preserve"> t</w:t>
      </w:r>
      <w:r w:rsidR="001C63D0" w:rsidRPr="00300CE9">
        <w:rPr>
          <w:rFonts w:asciiTheme="majorHAnsi" w:hAnsiTheme="majorHAnsi" w:cstheme="majorHAnsi"/>
          <w:sz w:val="22"/>
          <w:szCs w:val="22"/>
        </w:rPr>
        <w:t xml:space="preserve">he following basic elements of </w:t>
      </w:r>
      <w:r w:rsidRPr="00300CE9">
        <w:rPr>
          <w:rFonts w:asciiTheme="majorHAnsi" w:hAnsiTheme="majorHAnsi" w:cstheme="majorHAnsi"/>
          <w:sz w:val="22"/>
          <w:szCs w:val="22"/>
        </w:rPr>
        <w:t xml:space="preserve">good </w:t>
      </w:r>
      <w:r w:rsidR="001C63D0" w:rsidRPr="00300CE9">
        <w:rPr>
          <w:rFonts w:asciiTheme="majorHAnsi" w:hAnsiTheme="majorHAnsi" w:cstheme="majorHAnsi"/>
          <w:sz w:val="22"/>
          <w:szCs w:val="22"/>
        </w:rPr>
        <w:t>governance</w:t>
      </w:r>
      <w:commentRangeStart w:id="683"/>
      <w:r w:rsidR="00A83452" w:rsidRPr="00300CE9">
        <w:rPr>
          <w:rFonts w:asciiTheme="majorHAnsi" w:hAnsiTheme="majorHAnsi" w:cstheme="majorHAnsi"/>
          <w:sz w:val="22"/>
          <w:szCs w:val="22"/>
        </w:rPr>
        <w:t>:</w:t>
      </w:r>
    </w:p>
    <w:p w14:paraId="319E8EEF" w14:textId="08A8F61C" w:rsidR="00D7250E" w:rsidRPr="00300CE9" w:rsidRDefault="001C63D0" w:rsidP="00C03303">
      <w:pPr>
        <w:pStyle w:val="ListParagraph"/>
        <w:numPr>
          <w:ilvl w:val="0"/>
          <w:numId w:val="9"/>
        </w:numPr>
        <w:rPr>
          <w:rFonts w:asciiTheme="majorHAnsi" w:hAnsiTheme="majorHAnsi" w:cstheme="majorHAnsi"/>
          <w:sz w:val="22"/>
          <w:szCs w:val="22"/>
        </w:rPr>
      </w:pPr>
      <w:r w:rsidRPr="00300CE9">
        <w:rPr>
          <w:rFonts w:asciiTheme="majorHAnsi" w:hAnsiTheme="majorHAnsi" w:cstheme="majorHAnsi"/>
          <w:sz w:val="22"/>
          <w:szCs w:val="22"/>
        </w:rPr>
        <w:t>Procedure for m</w:t>
      </w:r>
      <w:r w:rsidR="00D7250E" w:rsidRPr="00300CE9">
        <w:rPr>
          <w:rFonts w:asciiTheme="majorHAnsi" w:hAnsiTheme="majorHAnsi" w:cstheme="majorHAnsi"/>
          <w:sz w:val="22"/>
          <w:szCs w:val="22"/>
        </w:rPr>
        <w:t xml:space="preserve">ember enrolment and </w:t>
      </w:r>
      <w:r w:rsidRPr="00300CE9">
        <w:rPr>
          <w:rFonts w:asciiTheme="majorHAnsi" w:hAnsiTheme="majorHAnsi" w:cstheme="majorHAnsi"/>
          <w:sz w:val="22"/>
          <w:szCs w:val="22"/>
        </w:rPr>
        <w:t>expulsion</w:t>
      </w:r>
    </w:p>
    <w:p w14:paraId="2ADE381F" w14:textId="057FD523" w:rsidR="00D7250E" w:rsidRPr="00300CE9" w:rsidRDefault="00D7250E" w:rsidP="00C03303">
      <w:pPr>
        <w:pStyle w:val="ListParagraph"/>
        <w:numPr>
          <w:ilvl w:val="0"/>
          <w:numId w:val="9"/>
        </w:numPr>
        <w:rPr>
          <w:rFonts w:asciiTheme="majorHAnsi" w:hAnsiTheme="majorHAnsi" w:cstheme="majorHAnsi"/>
          <w:sz w:val="22"/>
          <w:szCs w:val="22"/>
        </w:rPr>
      </w:pPr>
      <w:r w:rsidRPr="00300CE9">
        <w:rPr>
          <w:rFonts w:asciiTheme="majorHAnsi" w:hAnsiTheme="majorHAnsi" w:cstheme="majorHAnsi"/>
          <w:sz w:val="22"/>
          <w:szCs w:val="22"/>
        </w:rPr>
        <w:t xml:space="preserve">Internal </w:t>
      </w:r>
      <w:r w:rsidR="001C63D0" w:rsidRPr="00300CE9">
        <w:rPr>
          <w:rFonts w:asciiTheme="majorHAnsi" w:hAnsiTheme="majorHAnsi" w:cstheme="majorHAnsi"/>
          <w:sz w:val="22"/>
          <w:szCs w:val="22"/>
        </w:rPr>
        <w:t>a</w:t>
      </w:r>
      <w:r w:rsidRPr="00300CE9">
        <w:rPr>
          <w:rFonts w:asciiTheme="majorHAnsi" w:hAnsiTheme="majorHAnsi" w:cstheme="majorHAnsi"/>
          <w:sz w:val="22"/>
          <w:szCs w:val="22"/>
        </w:rPr>
        <w:t>pproval procedure</w:t>
      </w:r>
    </w:p>
    <w:p w14:paraId="2A1BDA2D" w14:textId="07CFAE47" w:rsidR="00D7250E" w:rsidRPr="00300CE9" w:rsidRDefault="00D7250E" w:rsidP="00C03303">
      <w:pPr>
        <w:pStyle w:val="ListParagraph"/>
        <w:numPr>
          <w:ilvl w:val="0"/>
          <w:numId w:val="9"/>
        </w:numPr>
        <w:rPr>
          <w:rFonts w:asciiTheme="majorHAnsi" w:hAnsiTheme="majorHAnsi" w:cstheme="majorHAnsi"/>
          <w:sz w:val="22"/>
          <w:szCs w:val="22"/>
        </w:rPr>
      </w:pPr>
      <w:r w:rsidRPr="00300CE9">
        <w:rPr>
          <w:rFonts w:asciiTheme="majorHAnsi" w:hAnsiTheme="majorHAnsi" w:cstheme="majorHAnsi"/>
          <w:sz w:val="22"/>
          <w:szCs w:val="22"/>
        </w:rPr>
        <w:t>Grievance mechanism</w:t>
      </w:r>
    </w:p>
    <w:p w14:paraId="098DACD2" w14:textId="77777777" w:rsidR="00D7250E" w:rsidRPr="00300CE9" w:rsidRDefault="00D7250E" w:rsidP="00C03303">
      <w:pPr>
        <w:pStyle w:val="ListParagraph"/>
        <w:numPr>
          <w:ilvl w:val="0"/>
          <w:numId w:val="9"/>
        </w:numPr>
        <w:rPr>
          <w:rFonts w:asciiTheme="majorHAnsi" w:hAnsiTheme="majorHAnsi" w:cstheme="majorHAnsi"/>
          <w:sz w:val="22"/>
          <w:szCs w:val="22"/>
        </w:rPr>
      </w:pPr>
      <w:r w:rsidRPr="00300CE9">
        <w:rPr>
          <w:rFonts w:asciiTheme="majorHAnsi" w:hAnsiTheme="majorHAnsi" w:cstheme="majorHAnsi"/>
          <w:sz w:val="22"/>
          <w:szCs w:val="22"/>
        </w:rPr>
        <w:t xml:space="preserve">Members’ appeal procedure </w:t>
      </w:r>
    </w:p>
    <w:p w14:paraId="1B2B97CF" w14:textId="77777777" w:rsidR="00D7250E" w:rsidRPr="00300CE9" w:rsidRDefault="00D7250E" w:rsidP="00C03303">
      <w:pPr>
        <w:pStyle w:val="ListParagraph"/>
        <w:numPr>
          <w:ilvl w:val="0"/>
          <w:numId w:val="9"/>
        </w:numPr>
        <w:rPr>
          <w:rFonts w:asciiTheme="majorHAnsi" w:hAnsiTheme="majorHAnsi" w:cstheme="majorHAnsi"/>
          <w:sz w:val="22"/>
          <w:szCs w:val="22"/>
        </w:rPr>
      </w:pPr>
      <w:r w:rsidRPr="00300CE9">
        <w:rPr>
          <w:rFonts w:asciiTheme="majorHAnsi" w:hAnsiTheme="majorHAnsi" w:cstheme="majorHAnsi"/>
          <w:sz w:val="22"/>
          <w:szCs w:val="22"/>
        </w:rPr>
        <w:t>Complaint handling procedure</w:t>
      </w:r>
    </w:p>
    <w:p w14:paraId="726B976B" w14:textId="77777777" w:rsidR="00D7250E" w:rsidRPr="00300CE9" w:rsidRDefault="00D7250E" w:rsidP="00C03303">
      <w:pPr>
        <w:pStyle w:val="ListParagraph"/>
        <w:numPr>
          <w:ilvl w:val="0"/>
          <w:numId w:val="9"/>
        </w:numPr>
        <w:rPr>
          <w:rFonts w:asciiTheme="majorHAnsi" w:hAnsiTheme="majorHAnsi" w:cstheme="majorHAnsi"/>
          <w:sz w:val="22"/>
          <w:szCs w:val="22"/>
        </w:rPr>
      </w:pPr>
      <w:r w:rsidRPr="00300CE9">
        <w:rPr>
          <w:rFonts w:asciiTheme="majorHAnsi" w:hAnsiTheme="majorHAnsi" w:cstheme="majorHAnsi"/>
          <w:sz w:val="22"/>
          <w:szCs w:val="22"/>
        </w:rPr>
        <w:t>Internal inspection procedure</w:t>
      </w:r>
    </w:p>
    <w:p w14:paraId="249CDF0E" w14:textId="77777777" w:rsidR="00D7250E" w:rsidRPr="00300CE9" w:rsidRDefault="00D7250E" w:rsidP="00C03303">
      <w:pPr>
        <w:pStyle w:val="ListParagraph"/>
        <w:numPr>
          <w:ilvl w:val="0"/>
          <w:numId w:val="9"/>
        </w:numPr>
        <w:spacing w:after="240"/>
        <w:rPr>
          <w:rFonts w:asciiTheme="majorHAnsi" w:hAnsiTheme="majorHAnsi" w:cstheme="majorHAnsi"/>
          <w:sz w:val="22"/>
          <w:szCs w:val="22"/>
        </w:rPr>
      </w:pPr>
      <w:r w:rsidRPr="00300CE9">
        <w:rPr>
          <w:rFonts w:asciiTheme="majorHAnsi" w:hAnsiTheme="majorHAnsi" w:cstheme="majorHAnsi"/>
          <w:sz w:val="22"/>
          <w:szCs w:val="22"/>
        </w:rPr>
        <w:t>Traceability / product handling procedure</w:t>
      </w:r>
      <w:commentRangeEnd w:id="683"/>
      <w:r w:rsidRPr="00300CE9">
        <w:rPr>
          <w:rStyle w:val="CommentReference"/>
          <w:rFonts w:asciiTheme="majorHAnsi" w:hAnsiTheme="majorHAnsi" w:cstheme="majorHAnsi"/>
          <w:sz w:val="22"/>
          <w:szCs w:val="22"/>
        </w:rPr>
        <w:commentReference w:id="683"/>
      </w:r>
    </w:p>
    <w:p w14:paraId="7B783C5A" w14:textId="16CE8C64" w:rsidR="00DF6BD9" w:rsidRPr="00300CE9" w:rsidRDefault="00DF6BD9" w:rsidP="00300CE9">
      <w:pPr>
        <w:pStyle w:val="Heading2"/>
        <w:ind w:left="810" w:hanging="792"/>
      </w:pPr>
      <w:bookmarkStart w:id="684" w:name="_Toc49348900"/>
      <w:r w:rsidRPr="00300CE9">
        <w:t xml:space="preserve">Risk </w:t>
      </w:r>
      <w:r w:rsidR="00846504" w:rsidRPr="00300CE9">
        <w:t>a</w:t>
      </w:r>
      <w:r w:rsidRPr="00300CE9">
        <w:t>ssessment</w:t>
      </w:r>
      <w:bookmarkEnd w:id="684"/>
    </w:p>
    <w:p w14:paraId="03A91152" w14:textId="62D57431" w:rsidR="0084361F" w:rsidRPr="00300CE9" w:rsidRDefault="00595F0A" w:rsidP="0084361F">
      <w:pPr>
        <w:spacing w:after="240"/>
        <w:jc w:val="both"/>
        <w:rPr>
          <w:rFonts w:asciiTheme="majorHAnsi" w:hAnsiTheme="majorHAnsi" w:cstheme="majorHAnsi"/>
          <w:color w:val="000000" w:themeColor="text1"/>
          <w:sz w:val="22"/>
          <w:szCs w:val="22"/>
        </w:rPr>
      </w:pPr>
      <w:r w:rsidRPr="00300CE9">
        <w:rPr>
          <w:rFonts w:asciiTheme="majorHAnsi" w:hAnsiTheme="majorHAnsi" w:cstheme="majorHAnsi"/>
          <w:color w:val="000000" w:themeColor="text1"/>
          <w:sz w:val="22"/>
          <w:szCs w:val="22"/>
        </w:rPr>
        <w:t xml:space="preserve">Risk assessment is </w:t>
      </w:r>
      <w:r w:rsidR="0055615F" w:rsidRPr="00300CE9">
        <w:rPr>
          <w:rFonts w:asciiTheme="majorHAnsi" w:hAnsiTheme="majorHAnsi" w:cstheme="majorHAnsi"/>
          <w:color w:val="000000" w:themeColor="text1"/>
          <w:sz w:val="22"/>
          <w:szCs w:val="22"/>
        </w:rPr>
        <w:t xml:space="preserve">the </w:t>
      </w:r>
      <w:r w:rsidR="00195982" w:rsidRPr="00300CE9">
        <w:rPr>
          <w:rFonts w:asciiTheme="majorHAnsi" w:hAnsiTheme="majorHAnsi" w:cstheme="majorHAnsi"/>
          <w:color w:val="000000" w:themeColor="text1"/>
          <w:sz w:val="22"/>
          <w:szCs w:val="22"/>
        </w:rPr>
        <w:t>process</w:t>
      </w:r>
      <w:r w:rsidR="0055615F" w:rsidRPr="00300CE9">
        <w:rPr>
          <w:rFonts w:asciiTheme="majorHAnsi" w:hAnsiTheme="majorHAnsi" w:cstheme="majorHAnsi"/>
          <w:color w:val="000000" w:themeColor="text1"/>
          <w:sz w:val="22"/>
          <w:szCs w:val="22"/>
        </w:rPr>
        <w:t xml:space="preserve"> of </w:t>
      </w:r>
      <w:r w:rsidR="000E33DA" w:rsidRPr="00300CE9">
        <w:rPr>
          <w:rFonts w:asciiTheme="majorHAnsi" w:hAnsiTheme="majorHAnsi" w:cstheme="majorHAnsi"/>
          <w:color w:val="000000" w:themeColor="text1"/>
          <w:sz w:val="22"/>
          <w:szCs w:val="22"/>
        </w:rPr>
        <w:t xml:space="preserve">identifying and analysing </w:t>
      </w:r>
      <w:r w:rsidR="00CA7013" w:rsidRPr="00300CE9">
        <w:rPr>
          <w:rFonts w:asciiTheme="majorHAnsi" w:hAnsiTheme="majorHAnsi" w:cstheme="majorHAnsi"/>
          <w:color w:val="000000" w:themeColor="text1"/>
          <w:sz w:val="22"/>
          <w:szCs w:val="22"/>
        </w:rPr>
        <w:t xml:space="preserve">potential future events </w:t>
      </w:r>
      <w:r w:rsidR="000F0680" w:rsidRPr="00300CE9">
        <w:rPr>
          <w:rFonts w:asciiTheme="majorHAnsi" w:hAnsiTheme="majorHAnsi" w:cstheme="majorHAnsi"/>
          <w:color w:val="000000" w:themeColor="text1"/>
          <w:sz w:val="22"/>
          <w:szCs w:val="22"/>
        </w:rPr>
        <w:t xml:space="preserve">or decisions </w:t>
      </w:r>
      <w:r w:rsidR="00CA7013" w:rsidRPr="00300CE9">
        <w:rPr>
          <w:rFonts w:asciiTheme="majorHAnsi" w:hAnsiTheme="majorHAnsi" w:cstheme="majorHAnsi"/>
          <w:color w:val="000000" w:themeColor="text1"/>
          <w:sz w:val="22"/>
          <w:szCs w:val="22"/>
        </w:rPr>
        <w:t>that may negatively impact individual</w:t>
      </w:r>
      <w:r w:rsidR="00614041" w:rsidRPr="00300CE9">
        <w:rPr>
          <w:rFonts w:asciiTheme="majorHAnsi" w:hAnsiTheme="majorHAnsi" w:cstheme="majorHAnsi"/>
          <w:color w:val="000000" w:themeColor="text1"/>
          <w:sz w:val="22"/>
          <w:szCs w:val="22"/>
        </w:rPr>
        <w:t xml:space="preserve"> producer</w:t>
      </w:r>
      <w:r w:rsidR="000F0680" w:rsidRPr="00300CE9">
        <w:rPr>
          <w:rFonts w:asciiTheme="majorHAnsi" w:hAnsiTheme="majorHAnsi" w:cstheme="majorHAnsi"/>
          <w:color w:val="000000" w:themeColor="text1"/>
          <w:sz w:val="22"/>
          <w:szCs w:val="22"/>
        </w:rPr>
        <w:t>s,</w:t>
      </w:r>
      <w:r w:rsidR="00614041" w:rsidRPr="00300CE9">
        <w:rPr>
          <w:rFonts w:asciiTheme="majorHAnsi" w:hAnsiTheme="majorHAnsi" w:cstheme="majorHAnsi"/>
          <w:color w:val="000000" w:themeColor="text1"/>
          <w:sz w:val="22"/>
          <w:szCs w:val="22"/>
        </w:rPr>
        <w:t xml:space="preserve"> </w:t>
      </w:r>
      <w:r w:rsidR="000F0680" w:rsidRPr="00300CE9">
        <w:rPr>
          <w:rFonts w:asciiTheme="majorHAnsi" w:hAnsiTheme="majorHAnsi" w:cstheme="majorHAnsi"/>
          <w:color w:val="000000" w:themeColor="text1"/>
          <w:sz w:val="22"/>
          <w:szCs w:val="22"/>
        </w:rPr>
        <w:t xml:space="preserve">the </w:t>
      </w:r>
      <w:r w:rsidR="00614041" w:rsidRPr="00300CE9">
        <w:rPr>
          <w:rFonts w:asciiTheme="majorHAnsi" w:hAnsiTheme="majorHAnsi" w:cstheme="majorHAnsi"/>
          <w:color w:val="000000" w:themeColor="text1"/>
          <w:sz w:val="22"/>
          <w:szCs w:val="22"/>
        </w:rPr>
        <w:t>group</w:t>
      </w:r>
      <w:r w:rsidR="00CA7013" w:rsidRPr="00300CE9">
        <w:rPr>
          <w:rFonts w:asciiTheme="majorHAnsi" w:hAnsiTheme="majorHAnsi" w:cstheme="majorHAnsi"/>
          <w:color w:val="000000" w:themeColor="text1"/>
          <w:sz w:val="22"/>
          <w:szCs w:val="22"/>
        </w:rPr>
        <w:t>, or the environment</w:t>
      </w:r>
      <w:r w:rsidR="003E75B3" w:rsidRPr="00300CE9">
        <w:rPr>
          <w:rFonts w:asciiTheme="majorHAnsi" w:hAnsiTheme="majorHAnsi" w:cstheme="majorHAnsi"/>
          <w:color w:val="000000" w:themeColor="text1"/>
          <w:sz w:val="22"/>
          <w:szCs w:val="22"/>
        </w:rPr>
        <w:t xml:space="preserve"> (i.e.</w:t>
      </w:r>
      <w:ins w:id="685" w:author="Khananusit, Sarida GIZ TH" w:date="2020-08-26T13:28:00Z">
        <w:r w:rsidR="0082224A">
          <w:rPr>
            <w:rFonts w:asciiTheme="majorHAnsi" w:hAnsiTheme="majorHAnsi" w:cstheme="majorHAnsi"/>
            <w:color w:val="000000" w:themeColor="text1"/>
            <w:sz w:val="22"/>
            <w:szCs w:val="22"/>
          </w:rPr>
          <w:t>,</w:t>
        </w:r>
      </w:ins>
      <w:r w:rsidR="003E75B3" w:rsidRPr="00300CE9">
        <w:rPr>
          <w:rFonts w:asciiTheme="majorHAnsi" w:hAnsiTheme="majorHAnsi" w:cstheme="majorHAnsi"/>
          <w:color w:val="000000" w:themeColor="text1"/>
          <w:sz w:val="22"/>
          <w:szCs w:val="22"/>
        </w:rPr>
        <w:t xml:space="preserve"> risk analysis)</w:t>
      </w:r>
      <w:r w:rsidR="00614041" w:rsidRPr="00300CE9">
        <w:rPr>
          <w:rFonts w:asciiTheme="majorHAnsi" w:hAnsiTheme="majorHAnsi" w:cstheme="majorHAnsi"/>
          <w:color w:val="000000" w:themeColor="text1"/>
          <w:sz w:val="22"/>
          <w:szCs w:val="22"/>
        </w:rPr>
        <w:t xml:space="preserve">; and </w:t>
      </w:r>
      <w:r w:rsidR="00CA7013" w:rsidRPr="00300CE9">
        <w:rPr>
          <w:rFonts w:asciiTheme="majorHAnsi" w:hAnsiTheme="majorHAnsi" w:cstheme="majorHAnsi"/>
          <w:color w:val="000000" w:themeColor="text1"/>
          <w:sz w:val="22"/>
          <w:szCs w:val="22"/>
        </w:rPr>
        <w:t>making judgments "on the tolerability of the risk on the basis of a risk analysis" while considering influencing factors (i.e.</w:t>
      </w:r>
      <w:ins w:id="686" w:author="Khananusit, Sarida GIZ TH" w:date="2020-08-26T13:28:00Z">
        <w:r w:rsidR="0082224A">
          <w:rPr>
            <w:rFonts w:asciiTheme="majorHAnsi" w:hAnsiTheme="majorHAnsi" w:cstheme="majorHAnsi"/>
            <w:color w:val="000000" w:themeColor="text1"/>
            <w:sz w:val="22"/>
            <w:szCs w:val="22"/>
          </w:rPr>
          <w:t>,</w:t>
        </w:r>
      </w:ins>
      <w:r w:rsidR="00CA7013" w:rsidRPr="00300CE9">
        <w:rPr>
          <w:rFonts w:asciiTheme="majorHAnsi" w:hAnsiTheme="majorHAnsi" w:cstheme="majorHAnsi"/>
          <w:color w:val="000000" w:themeColor="text1"/>
          <w:sz w:val="22"/>
          <w:szCs w:val="22"/>
        </w:rPr>
        <w:t xml:space="preserve"> risk evaluation)</w:t>
      </w:r>
      <w:r w:rsidR="003E75B3" w:rsidRPr="00300CE9">
        <w:rPr>
          <w:rFonts w:asciiTheme="majorHAnsi" w:hAnsiTheme="majorHAnsi" w:cstheme="majorHAnsi"/>
          <w:color w:val="000000" w:themeColor="text1"/>
          <w:sz w:val="22"/>
          <w:szCs w:val="22"/>
        </w:rPr>
        <w:t xml:space="preserve">. </w:t>
      </w:r>
      <w:r w:rsidR="0084361F" w:rsidRPr="00300CE9">
        <w:rPr>
          <w:rFonts w:asciiTheme="majorHAnsi" w:hAnsiTheme="majorHAnsi" w:cstheme="majorHAnsi"/>
          <w:color w:val="000000" w:themeColor="text1"/>
          <w:sz w:val="22"/>
          <w:szCs w:val="22"/>
        </w:rPr>
        <w:t xml:space="preserve">A risk assessment determines possible </w:t>
      </w:r>
      <w:r w:rsidR="00B62C75" w:rsidRPr="00300CE9">
        <w:rPr>
          <w:rFonts w:asciiTheme="majorHAnsi" w:hAnsiTheme="majorHAnsi" w:cstheme="majorHAnsi"/>
          <w:color w:val="000000" w:themeColor="text1"/>
          <w:sz w:val="22"/>
          <w:szCs w:val="22"/>
        </w:rPr>
        <w:t>non-conformance</w:t>
      </w:r>
      <w:r w:rsidR="000F0680" w:rsidRPr="00300CE9">
        <w:rPr>
          <w:rFonts w:asciiTheme="majorHAnsi" w:hAnsiTheme="majorHAnsi" w:cstheme="majorHAnsi"/>
          <w:color w:val="000000" w:themeColor="text1"/>
          <w:sz w:val="22"/>
          <w:szCs w:val="22"/>
        </w:rPr>
        <w:t>s</w:t>
      </w:r>
      <w:r w:rsidR="0084361F" w:rsidRPr="00300CE9">
        <w:rPr>
          <w:rFonts w:asciiTheme="majorHAnsi" w:hAnsiTheme="majorHAnsi" w:cstheme="majorHAnsi"/>
          <w:color w:val="000000" w:themeColor="text1"/>
          <w:sz w:val="22"/>
          <w:szCs w:val="22"/>
        </w:rPr>
        <w:t>, their likelihood</w:t>
      </w:r>
      <w:r w:rsidR="000F0680" w:rsidRPr="00300CE9">
        <w:rPr>
          <w:rFonts w:asciiTheme="majorHAnsi" w:hAnsiTheme="majorHAnsi" w:cstheme="majorHAnsi"/>
          <w:color w:val="000000" w:themeColor="text1"/>
          <w:sz w:val="22"/>
          <w:szCs w:val="22"/>
        </w:rPr>
        <w:t>s</w:t>
      </w:r>
      <w:r w:rsidR="0084361F" w:rsidRPr="00300CE9">
        <w:rPr>
          <w:rFonts w:asciiTheme="majorHAnsi" w:hAnsiTheme="majorHAnsi" w:cstheme="majorHAnsi"/>
          <w:color w:val="000000" w:themeColor="text1"/>
          <w:sz w:val="22"/>
          <w:szCs w:val="22"/>
        </w:rPr>
        <w:t xml:space="preserve"> and consequences, and the </w:t>
      </w:r>
      <w:r w:rsidR="000F0680" w:rsidRPr="00300CE9">
        <w:rPr>
          <w:rFonts w:asciiTheme="majorHAnsi" w:hAnsiTheme="majorHAnsi" w:cstheme="majorHAnsi"/>
          <w:color w:val="000000" w:themeColor="text1"/>
          <w:sz w:val="22"/>
          <w:szCs w:val="22"/>
        </w:rPr>
        <w:t xml:space="preserve">group’s </w:t>
      </w:r>
      <w:r w:rsidR="0084361F" w:rsidRPr="00300CE9">
        <w:rPr>
          <w:rFonts w:asciiTheme="majorHAnsi" w:hAnsiTheme="majorHAnsi" w:cstheme="majorHAnsi"/>
          <w:color w:val="000000" w:themeColor="text1"/>
          <w:sz w:val="22"/>
          <w:szCs w:val="22"/>
        </w:rPr>
        <w:t>tolerances for such</w:t>
      </w:r>
      <w:r w:rsidR="000F0680" w:rsidRPr="00300CE9">
        <w:rPr>
          <w:rFonts w:asciiTheme="majorHAnsi" w:hAnsiTheme="majorHAnsi" w:cstheme="majorHAnsi"/>
          <w:color w:val="000000" w:themeColor="text1"/>
          <w:sz w:val="22"/>
          <w:szCs w:val="22"/>
        </w:rPr>
        <w:t xml:space="preserve"> consequences</w:t>
      </w:r>
      <w:r w:rsidR="0084361F" w:rsidRPr="00300CE9">
        <w:rPr>
          <w:rFonts w:asciiTheme="majorHAnsi" w:hAnsiTheme="majorHAnsi" w:cstheme="majorHAnsi"/>
          <w:color w:val="000000" w:themeColor="text1"/>
          <w:sz w:val="22"/>
          <w:szCs w:val="22"/>
        </w:rPr>
        <w:t>.</w:t>
      </w:r>
      <w:hyperlink r:id="rId21" w:anchor="cite_note-RausandRisk13-1" w:history="1"/>
      <w:r w:rsidR="0084361F" w:rsidRPr="00300CE9">
        <w:rPr>
          <w:rFonts w:asciiTheme="majorHAnsi" w:hAnsiTheme="majorHAnsi" w:cstheme="majorHAnsi"/>
          <w:color w:val="000000" w:themeColor="text1"/>
          <w:sz w:val="22"/>
          <w:szCs w:val="22"/>
        </w:rPr>
        <w:t xml:space="preserve"> The results of this process may be expressed  </w:t>
      </w:r>
      <w:hyperlink r:id="rId22" w:tooltip="Quantitative property" w:history="1">
        <w:r w:rsidR="0084361F" w:rsidRPr="00300CE9">
          <w:rPr>
            <w:rFonts w:asciiTheme="majorHAnsi" w:hAnsiTheme="majorHAnsi" w:cstheme="majorHAnsi"/>
            <w:color w:val="000000" w:themeColor="text1"/>
            <w:sz w:val="22"/>
            <w:szCs w:val="22"/>
          </w:rPr>
          <w:t>quantitative</w:t>
        </w:r>
      </w:hyperlink>
      <w:r w:rsidR="000F0680" w:rsidRPr="00300CE9">
        <w:rPr>
          <w:rFonts w:asciiTheme="majorHAnsi" w:hAnsiTheme="majorHAnsi" w:cstheme="majorHAnsi"/>
          <w:color w:val="000000" w:themeColor="text1"/>
          <w:sz w:val="22"/>
          <w:szCs w:val="22"/>
        </w:rPr>
        <w:t>ly</w:t>
      </w:r>
      <w:r w:rsidR="0084361F" w:rsidRPr="00300CE9">
        <w:rPr>
          <w:rFonts w:asciiTheme="majorHAnsi" w:hAnsiTheme="majorHAnsi" w:cstheme="majorHAnsi"/>
          <w:color w:val="000000" w:themeColor="text1"/>
          <w:sz w:val="22"/>
          <w:szCs w:val="22"/>
        </w:rPr>
        <w:t> or </w:t>
      </w:r>
      <w:hyperlink r:id="rId23" w:tooltip="Qualitative data" w:history="1">
        <w:r w:rsidR="0084361F" w:rsidRPr="00300CE9">
          <w:rPr>
            <w:rFonts w:asciiTheme="majorHAnsi" w:hAnsiTheme="majorHAnsi" w:cstheme="majorHAnsi"/>
            <w:color w:val="000000" w:themeColor="text1"/>
            <w:sz w:val="22"/>
            <w:szCs w:val="22"/>
          </w:rPr>
          <w:t>qualitative</w:t>
        </w:r>
      </w:hyperlink>
      <w:r w:rsidR="000F0680" w:rsidRPr="00300CE9">
        <w:rPr>
          <w:rFonts w:asciiTheme="majorHAnsi" w:hAnsiTheme="majorHAnsi" w:cstheme="majorHAnsi"/>
          <w:color w:val="000000" w:themeColor="text1"/>
          <w:sz w:val="22"/>
          <w:szCs w:val="22"/>
        </w:rPr>
        <w:t>ly</w:t>
      </w:r>
      <w:r w:rsidR="0084361F" w:rsidRPr="00300CE9">
        <w:rPr>
          <w:rFonts w:asciiTheme="majorHAnsi" w:hAnsiTheme="majorHAnsi" w:cstheme="majorHAnsi"/>
          <w:color w:val="000000" w:themeColor="text1"/>
          <w:sz w:val="22"/>
          <w:szCs w:val="22"/>
        </w:rPr>
        <w:t>. Risk assessment is an in</w:t>
      </w:r>
      <w:r w:rsidR="000F0680" w:rsidRPr="00300CE9">
        <w:rPr>
          <w:rFonts w:asciiTheme="majorHAnsi" w:hAnsiTheme="majorHAnsi" w:cstheme="majorHAnsi"/>
          <w:color w:val="000000" w:themeColor="text1"/>
          <w:sz w:val="22"/>
          <w:szCs w:val="22"/>
        </w:rPr>
        <w:t>tegral</w:t>
      </w:r>
      <w:r w:rsidR="0084361F" w:rsidRPr="00300CE9">
        <w:rPr>
          <w:rFonts w:asciiTheme="majorHAnsi" w:hAnsiTheme="majorHAnsi" w:cstheme="majorHAnsi"/>
          <w:color w:val="000000" w:themeColor="text1"/>
          <w:sz w:val="22"/>
          <w:szCs w:val="22"/>
        </w:rPr>
        <w:t xml:space="preserve"> part of a broader </w:t>
      </w:r>
      <w:hyperlink r:id="rId24" w:tooltip="Risk management" w:history="1">
        <w:r w:rsidR="0084361F" w:rsidRPr="00300CE9">
          <w:rPr>
            <w:rFonts w:asciiTheme="majorHAnsi" w:hAnsiTheme="majorHAnsi" w:cstheme="majorHAnsi"/>
            <w:color w:val="000000" w:themeColor="text1"/>
            <w:sz w:val="22"/>
            <w:szCs w:val="22"/>
          </w:rPr>
          <w:t>risk management</w:t>
        </w:r>
      </w:hyperlink>
      <w:r w:rsidR="0084361F" w:rsidRPr="00300CE9">
        <w:rPr>
          <w:rFonts w:asciiTheme="majorHAnsi" w:hAnsiTheme="majorHAnsi" w:cstheme="majorHAnsi"/>
          <w:color w:val="000000" w:themeColor="text1"/>
          <w:sz w:val="22"/>
          <w:szCs w:val="22"/>
        </w:rPr>
        <w:t xml:space="preserve"> strategy to help eliminate any potential </w:t>
      </w:r>
      <w:r w:rsidR="00B62C75" w:rsidRPr="00300CE9">
        <w:rPr>
          <w:rFonts w:asciiTheme="majorHAnsi" w:hAnsiTheme="majorHAnsi" w:cstheme="majorHAnsi"/>
          <w:color w:val="000000" w:themeColor="text1"/>
          <w:sz w:val="22"/>
          <w:szCs w:val="22"/>
        </w:rPr>
        <w:t>non-conformance</w:t>
      </w:r>
      <w:r w:rsidR="00AE7696" w:rsidRPr="00300CE9">
        <w:rPr>
          <w:rFonts w:asciiTheme="majorHAnsi" w:hAnsiTheme="majorHAnsi" w:cstheme="majorHAnsi"/>
          <w:color w:val="000000" w:themeColor="text1"/>
          <w:sz w:val="22"/>
          <w:szCs w:val="22"/>
        </w:rPr>
        <w:t>s.</w:t>
      </w:r>
    </w:p>
    <w:p w14:paraId="547B7418" w14:textId="000891EE" w:rsidR="002F7FCC" w:rsidRPr="00300CE9" w:rsidRDefault="0082224A" w:rsidP="007F3557">
      <w:pPr>
        <w:spacing w:after="240"/>
        <w:jc w:val="both"/>
        <w:rPr>
          <w:rFonts w:asciiTheme="majorHAnsi" w:hAnsiTheme="majorHAnsi" w:cstheme="majorHAnsi"/>
          <w:color w:val="000000" w:themeColor="text1"/>
          <w:sz w:val="22"/>
          <w:szCs w:val="22"/>
        </w:rPr>
      </w:pPr>
      <w:ins w:id="687" w:author="Khananusit, Sarida GIZ TH" w:date="2020-08-26T13:29:00Z">
        <w:r>
          <w:rPr>
            <w:rFonts w:asciiTheme="majorHAnsi" w:hAnsiTheme="majorHAnsi" w:cstheme="majorHAnsi"/>
            <w:color w:val="000000" w:themeColor="text1"/>
            <w:sz w:val="22"/>
            <w:szCs w:val="22"/>
          </w:rPr>
          <w:t xml:space="preserve">The </w:t>
        </w:r>
      </w:ins>
      <w:r w:rsidR="00C26CAC" w:rsidRPr="00300CE9">
        <w:rPr>
          <w:rFonts w:asciiTheme="majorHAnsi" w:hAnsiTheme="majorHAnsi" w:cstheme="majorHAnsi"/>
          <w:color w:val="000000" w:themeColor="text1"/>
          <w:sz w:val="22"/>
          <w:szCs w:val="22"/>
        </w:rPr>
        <w:t xml:space="preserve">IMS </w:t>
      </w:r>
      <w:r w:rsidR="007355C5" w:rsidRPr="00300CE9">
        <w:rPr>
          <w:rFonts w:asciiTheme="majorHAnsi" w:hAnsiTheme="majorHAnsi" w:cstheme="majorHAnsi"/>
          <w:color w:val="000000" w:themeColor="text1"/>
          <w:sz w:val="22"/>
          <w:szCs w:val="22"/>
        </w:rPr>
        <w:t>must maintain an intimate</w:t>
      </w:r>
      <w:r w:rsidR="00C26CAC" w:rsidRPr="00300CE9">
        <w:rPr>
          <w:rFonts w:asciiTheme="majorHAnsi" w:hAnsiTheme="majorHAnsi" w:cstheme="majorHAnsi"/>
          <w:color w:val="000000" w:themeColor="text1"/>
          <w:sz w:val="22"/>
          <w:szCs w:val="22"/>
        </w:rPr>
        <w:t xml:space="preserve"> understand</w:t>
      </w:r>
      <w:r w:rsidR="007355C5" w:rsidRPr="00300CE9">
        <w:rPr>
          <w:rFonts w:asciiTheme="majorHAnsi" w:hAnsiTheme="majorHAnsi" w:cstheme="majorHAnsi"/>
          <w:color w:val="000000" w:themeColor="text1"/>
          <w:sz w:val="22"/>
          <w:szCs w:val="22"/>
        </w:rPr>
        <w:t>ing of</w:t>
      </w:r>
      <w:r w:rsidR="00C26CAC" w:rsidRPr="00300CE9">
        <w:rPr>
          <w:rFonts w:asciiTheme="majorHAnsi" w:hAnsiTheme="majorHAnsi" w:cstheme="majorHAnsi"/>
          <w:color w:val="000000" w:themeColor="text1"/>
          <w:sz w:val="22"/>
          <w:szCs w:val="22"/>
        </w:rPr>
        <w:t xml:space="preserve"> the culture</w:t>
      </w:r>
      <w:r w:rsidR="006E35AA" w:rsidRPr="00300CE9">
        <w:rPr>
          <w:rFonts w:asciiTheme="majorHAnsi" w:hAnsiTheme="majorHAnsi" w:cstheme="majorHAnsi"/>
          <w:color w:val="000000" w:themeColor="text1"/>
          <w:sz w:val="22"/>
          <w:szCs w:val="22"/>
        </w:rPr>
        <w:t xml:space="preserve"> of</w:t>
      </w:r>
      <w:r w:rsidR="007355C5" w:rsidRPr="00300CE9">
        <w:rPr>
          <w:rFonts w:asciiTheme="majorHAnsi" w:hAnsiTheme="majorHAnsi" w:cstheme="majorHAnsi"/>
          <w:color w:val="000000" w:themeColor="text1"/>
          <w:sz w:val="22"/>
          <w:szCs w:val="22"/>
        </w:rPr>
        <w:t xml:space="preserve"> its members as well as the </w:t>
      </w:r>
      <w:r w:rsidR="006E35AA" w:rsidRPr="00300CE9">
        <w:rPr>
          <w:rFonts w:asciiTheme="majorHAnsi" w:hAnsiTheme="majorHAnsi" w:cstheme="majorHAnsi"/>
          <w:color w:val="000000" w:themeColor="text1"/>
          <w:sz w:val="22"/>
          <w:szCs w:val="22"/>
        </w:rPr>
        <w:t>field</w:t>
      </w:r>
      <w:r w:rsidR="00C26CAC" w:rsidRPr="00300CE9">
        <w:rPr>
          <w:rFonts w:asciiTheme="majorHAnsi" w:hAnsiTheme="majorHAnsi" w:cstheme="majorHAnsi"/>
          <w:color w:val="000000" w:themeColor="text1"/>
          <w:sz w:val="22"/>
          <w:szCs w:val="22"/>
        </w:rPr>
        <w:t xml:space="preserve"> conditions </w:t>
      </w:r>
      <w:r w:rsidR="007355C5" w:rsidRPr="00300CE9">
        <w:rPr>
          <w:rFonts w:asciiTheme="majorHAnsi" w:hAnsiTheme="majorHAnsi" w:cstheme="majorHAnsi"/>
          <w:color w:val="000000" w:themeColor="text1"/>
          <w:sz w:val="22"/>
          <w:szCs w:val="22"/>
        </w:rPr>
        <w:t>in which they operate</w:t>
      </w:r>
      <w:del w:id="688" w:author="Khananusit, Sarida GIZ TH" w:date="2020-08-26T13:29:00Z">
        <w:r w:rsidR="007355C5" w:rsidRPr="00300CE9" w:rsidDel="0082224A">
          <w:rPr>
            <w:rFonts w:asciiTheme="majorHAnsi" w:hAnsiTheme="majorHAnsi" w:cstheme="majorHAnsi"/>
            <w:color w:val="000000" w:themeColor="text1"/>
            <w:sz w:val="22"/>
            <w:szCs w:val="22"/>
          </w:rPr>
          <w:delText>, and</w:delText>
        </w:r>
      </w:del>
      <w:ins w:id="689" w:author="Khananusit, Sarida GIZ TH" w:date="2020-08-26T13:29:00Z">
        <w:r>
          <w:rPr>
            <w:rFonts w:asciiTheme="majorHAnsi" w:hAnsiTheme="majorHAnsi" w:cstheme="majorHAnsi"/>
            <w:color w:val="000000" w:themeColor="text1"/>
            <w:sz w:val="22"/>
            <w:szCs w:val="22"/>
          </w:rPr>
          <w:t>. The IMS</w:t>
        </w:r>
      </w:ins>
      <w:r w:rsidR="007355C5" w:rsidRPr="00300CE9">
        <w:rPr>
          <w:rFonts w:asciiTheme="majorHAnsi" w:hAnsiTheme="majorHAnsi" w:cstheme="majorHAnsi"/>
          <w:color w:val="000000" w:themeColor="text1"/>
          <w:sz w:val="22"/>
          <w:szCs w:val="22"/>
        </w:rPr>
        <w:t xml:space="preserve"> must</w:t>
      </w:r>
      <w:r w:rsidR="00C26CAC" w:rsidRPr="00300CE9">
        <w:rPr>
          <w:rFonts w:asciiTheme="majorHAnsi" w:hAnsiTheme="majorHAnsi" w:cstheme="majorHAnsi"/>
          <w:color w:val="000000" w:themeColor="text1"/>
          <w:sz w:val="22"/>
          <w:szCs w:val="22"/>
        </w:rPr>
        <w:t xml:space="preserve"> conduct a risk assessment to be able to develop a risk mitigation plan</w:t>
      </w:r>
      <w:r w:rsidR="003F4ECC" w:rsidRPr="00300CE9">
        <w:rPr>
          <w:rFonts w:asciiTheme="majorHAnsi" w:hAnsiTheme="majorHAnsi" w:cstheme="majorHAnsi"/>
          <w:color w:val="000000" w:themeColor="text1"/>
          <w:sz w:val="22"/>
          <w:szCs w:val="22"/>
        </w:rPr>
        <w:t xml:space="preserve">. </w:t>
      </w:r>
      <w:r w:rsidR="001C0773" w:rsidRPr="00300CE9">
        <w:rPr>
          <w:rFonts w:asciiTheme="majorHAnsi" w:hAnsiTheme="majorHAnsi" w:cstheme="majorHAnsi"/>
          <w:color w:val="000000" w:themeColor="text1"/>
          <w:sz w:val="22"/>
          <w:szCs w:val="22"/>
        </w:rPr>
        <w:t xml:space="preserve">The risk assessment </w:t>
      </w:r>
      <w:r w:rsidR="001362B5" w:rsidRPr="00300CE9">
        <w:rPr>
          <w:rFonts w:asciiTheme="majorHAnsi" w:hAnsiTheme="majorHAnsi" w:cstheme="majorHAnsi"/>
          <w:color w:val="000000" w:themeColor="text1"/>
          <w:sz w:val="22"/>
          <w:szCs w:val="22"/>
        </w:rPr>
        <w:t xml:space="preserve">outcome can </w:t>
      </w:r>
      <w:r w:rsidR="001C0773" w:rsidRPr="00300CE9">
        <w:rPr>
          <w:rFonts w:asciiTheme="majorHAnsi" w:hAnsiTheme="majorHAnsi" w:cstheme="majorHAnsi"/>
          <w:color w:val="000000" w:themeColor="text1"/>
          <w:sz w:val="22"/>
          <w:szCs w:val="22"/>
        </w:rPr>
        <w:t xml:space="preserve">be used to </w:t>
      </w:r>
      <w:r w:rsidR="00041427" w:rsidRPr="00300CE9">
        <w:rPr>
          <w:rFonts w:asciiTheme="majorHAnsi" w:hAnsiTheme="majorHAnsi" w:cstheme="majorHAnsi"/>
          <w:color w:val="000000" w:themeColor="text1"/>
          <w:sz w:val="22"/>
          <w:szCs w:val="22"/>
        </w:rPr>
        <w:t>develop</w:t>
      </w:r>
      <w:r w:rsidR="000C323D" w:rsidRPr="00300CE9">
        <w:rPr>
          <w:rFonts w:asciiTheme="majorHAnsi" w:hAnsiTheme="majorHAnsi" w:cstheme="majorHAnsi"/>
          <w:color w:val="000000" w:themeColor="text1"/>
          <w:sz w:val="22"/>
          <w:szCs w:val="22"/>
        </w:rPr>
        <w:t xml:space="preserve"> or updat</w:t>
      </w:r>
      <w:r w:rsidR="001362B5" w:rsidRPr="00300CE9">
        <w:rPr>
          <w:rFonts w:asciiTheme="majorHAnsi" w:hAnsiTheme="majorHAnsi" w:cstheme="majorHAnsi"/>
          <w:color w:val="000000" w:themeColor="text1"/>
          <w:sz w:val="22"/>
          <w:szCs w:val="22"/>
        </w:rPr>
        <w:t>e</w:t>
      </w:r>
      <w:r w:rsidR="000C323D" w:rsidRPr="00300CE9">
        <w:rPr>
          <w:rFonts w:asciiTheme="majorHAnsi" w:hAnsiTheme="majorHAnsi" w:cstheme="majorHAnsi"/>
          <w:color w:val="000000" w:themeColor="text1"/>
          <w:sz w:val="22"/>
          <w:szCs w:val="22"/>
        </w:rPr>
        <w:t xml:space="preserve"> an annual</w:t>
      </w:r>
      <w:r w:rsidR="00041427" w:rsidRPr="00300CE9">
        <w:rPr>
          <w:rFonts w:asciiTheme="majorHAnsi" w:hAnsiTheme="majorHAnsi" w:cstheme="majorHAnsi"/>
          <w:color w:val="000000" w:themeColor="text1"/>
          <w:sz w:val="22"/>
          <w:szCs w:val="22"/>
        </w:rPr>
        <w:t xml:space="preserve"> management plan</w:t>
      </w:r>
      <w:r w:rsidR="001362B5" w:rsidRPr="00300CE9">
        <w:rPr>
          <w:rFonts w:asciiTheme="majorHAnsi" w:hAnsiTheme="majorHAnsi" w:cstheme="majorHAnsi"/>
          <w:color w:val="000000" w:themeColor="text1"/>
          <w:sz w:val="22"/>
          <w:szCs w:val="22"/>
        </w:rPr>
        <w:t xml:space="preserve"> and</w:t>
      </w:r>
      <w:r w:rsidR="000C323D" w:rsidRPr="00300CE9">
        <w:rPr>
          <w:rFonts w:asciiTheme="majorHAnsi" w:hAnsiTheme="majorHAnsi" w:cstheme="majorHAnsi"/>
          <w:color w:val="000000" w:themeColor="text1"/>
          <w:sz w:val="22"/>
          <w:szCs w:val="22"/>
        </w:rPr>
        <w:t xml:space="preserve"> </w:t>
      </w:r>
      <w:r w:rsidR="00041427" w:rsidRPr="00300CE9">
        <w:rPr>
          <w:rFonts w:asciiTheme="majorHAnsi" w:hAnsiTheme="majorHAnsi" w:cstheme="majorHAnsi"/>
          <w:color w:val="000000" w:themeColor="text1"/>
          <w:sz w:val="22"/>
          <w:szCs w:val="22"/>
        </w:rPr>
        <w:t xml:space="preserve">internal </w:t>
      </w:r>
      <w:r w:rsidR="000C323D" w:rsidRPr="00300CE9">
        <w:rPr>
          <w:rFonts w:asciiTheme="majorHAnsi" w:hAnsiTheme="majorHAnsi" w:cstheme="majorHAnsi"/>
          <w:color w:val="000000" w:themeColor="text1"/>
          <w:sz w:val="22"/>
          <w:szCs w:val="22"/>
        </w:rPr>
        <w:t xml:space="preserve">inspection plan </w:t>
      </w:r>
      <w:r w:rsidR="0085301C" w:rsidRPr="00300CE9">
        <w:rPr>
          <w:rFonts w:asciiTheme="majorHAnsi" w:hAnsiTheme="majorHAnsi" w:cstheme="majorHAnsi"/>
          <w:color w:val="000000" w:themeColor="text1"/>
          <w:sz w:val="22"/>
          <w:szCs w:val="22"/>
        </w:rPr>
        <w:t xml:space="preserve">for </w:t>
      </w:r>
      <w:r w:rsidR="00AC0AB3" w:rsidRPr="00300CE9">
        <w:rPr>
          <w:rFonts w:asciiTheme="majorHAnsi" w:hAnsiTheme="majorHAnsi" w:cstheme="majorHAnsi"/>
          <w:color w:val="000000" w:themeColor="text1"/>
          <w:sz w:val="22"/>
          <w:szCs w:val="22"/>
        </w:rPr>
        <w:t>continuous</w:t>
      </w:r>
      <w:r w:rsidR="0085301C" w:rsidRPr="00300CE9">
        <w:rPr>
          <w:rFonts w:asciiTheme="majorHAnsi" w:hAnsiTheme="majorHAnsi" w:cstheme="majorHAnsi"/>
          <w:color w:val="000000" w:themeColor="text1"/>
          <w:sz w:val="22"/>
          <w:szCs w:val="22"/>
        </w:rPr>
        <w:t xml:space="preserve"> improvement. </w:t>
      </w:r>
    </w:p>
    <w:p w14:paraId="69D5A585" w14:textId="03681080" w:rsidR="000A6BEE" w:rsidRPr="00300CE9" w:rsidRDefault="00631783" w:rsidP="00300CE9">
      <w:pPr>
        <w:pStyle w:val="Heading2"/>
        <w:ind w:left="810" w:hanging="792"/>
      </w:pPr>
      <w:bookmarkStart w:id="690" w:name="_Toc49348901"/>
      <w:r w:rsidRPr="00300CE9">
        <w:t>Knowledge and understanding</w:t>
      </w:r>
      <w:bookmarkEnd w:id="690"/>
    </w:p>
    <w:p w14:paraId="04CF0603" w14:textId="27956717" w:rsidR="00E0302B" w:rsidRPr="00300CE9" w:rsidRDefault="000A6BEE" w:rsidP="00C03303">
      <w:pPr>
        <w:widowControl w:val="0"/>
        <w:suppressAutoHyphens/>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Based on the </w:t>
      </w:r>
      <w:del w:id="691" w:author="Khananusit, Sarida GIZ TH" w:date="2020-08-26T13:30:00Z">
        <w:r w:rsidRPr="00300CE9" w:rsidDel="0082224A">
          <w:rPr>
            <w:rFonts w:asciiTheme="majorHAnsi" w:hAnsiTheme="majorHAnsi" w:cstheme="majorHAnsi"/>
            <w:sz w:val="22"/>
            <w:szCs w:val="22"/>
          </w:rPr>
          <w:delText xml:space="preserve">needs assessment or </w:delText>
        </w:r>
      </w:del>
      <w:r w:rsidRPr="00300CE9">
        <w:rPr>
          <w:rFonts w:asciiTheme="majorHAnsi" w:hAnsiTheme="majorHAnsi" w:cstheme="majorHAnsi"/>
          <w:sz w:val="22"/>
          <w:szCs w:val="22"/>
        </w:rPr>
        <w:t>risk assessment</w:t>
      </w:r>
      <w:ins w:id="692" w:author="Khananusit, Sarida GIZ TH" w:date="2020-08-26T13:30:00Z">
        <w:r w:rsidR="0082224A">
          <w:rPr>
            <w:rFonts w:asciiTheme="majorHAnsi" w:hAnsiTheme="majorHAnsi" w:cstheme="majorHAnsi"/>
            <w:sz w:val="22"/>
            <w:szCs w:val="22"/>
          </w:rPr>
          <w:t xml:space="preserve"> or needs assessment</w:t>
        </w:r>
      </w:ins>
      <w:r w:rsidR="0039572F" w:rsidRPr="00300CE9">
        <w:rPr>
          <w:rFonts w:asciiTheme="majorHAnsi" w:hAnsiTheme="majorHAnsi" w:cstheme="majorHAnsi"/>
          <w:sz w:val="22"/>
          <w:szCs w:val="22"/>
        </w:rPr>
        <w:t>,</w:t>
      </w:r>
      <w:r w:rsidRPr="00300CE9">
        <w:rPr>
          <w:rFonts w:asciiTheme="majorHAnsi" w:hAnsiTheme="majorHAnsi" w:cstheme="majorHAnsi"/>
          <w:sz w:val="22"/>
          <w:szCs w:val="22"/>
        </w:rPr>
        <w:t xml:space="preserve"> a support </w:t>
      </w:r>
      <w:r w:rsidR="001C63D0" w:rsidRPr="00300CE9">
        <w:rPr>
          <w:rFonts w:asciiTheme="majorHAnsi" w:hAnsiTheme="majorHAnsi" w:cstheme="majorHAnsi"/>
          <w:sz w:val="22"/>
          <w:szCs w:val="22"/>
        </w:rPr>
        <w:t xml:space="preserve">programme </w:t>
      </w:r>
      <w:del w:id="693" w:author="Khananusit, Sarida GIZ TH" w:date="2020-08-26T13:30:00Z">
        <w:r w:rsidRPr="00300CE9" w:rsidDel="0082224A">
          <w:rPr>
            <w:rFonts w:asciiTheme="majorHAnsi" w:hAnsiTheme="majorHAnsi" w:cstheme="majorHAnsi"/>
            <w:sz w:val="22"/>
            <w:szCs w:val="22"/>
          </w:rPr>
          <w:delText xml:space="preserve">with producers </w:delText>
        </w:r>
      </w:del>
      <w:r w:rsidRPr="00300CE9">
        <w:rPr>
          <w:rFonts w:asciiTheme="majorHAnsi" w:hAnsiTheme="majorHAnsi" w:cstheme="majorHAnsi"/>
          <w:sz w:val="22"/>
          <w:szCs w:val="22"/>
        </w:rPr>
        <w:t>can be developed to improve producer scores against the SRP Standard.</w:t>
      </w:r>
      <w:r w:rsidR="00D650A7" w:rsidRPr="00300CE9">
        <w:rPr>
          <w:rFonts w:asciiTheme="majorHAnsi" w:hAnsiTheme="majorHAnsi" w:cstheme="majorHAnsi"/>
          <w:sz w:val="22"/>
          <w:szCs w:val="22"/>
        </w:rPr>
        <w:t xml:space="preserve"> </w:t>
      </w:r>
      <w:r w:rsidR="0039572F" w:rsidRPr="00300CE9">
        <w:rPr>
          <w:rFonts w:asciiTheme="majorHAnsi" w:hAnsiTheme="majorHAnsi" w:cstheme="majorHAnsi"/>
          <w:sz w:val="22"/>
          <w:szCs w:val="22"/>
        </w:rPr>
        <w:t xml:space="preserve">Selection of </w:t>
      </w:r>
      <w:r w:rsidR="00645F53" w:rsidRPr="00300CE9">
        <w:rPr>
          <w:rFonts w:asciiTheme="majorHAnsi" w:hAnsiTheme="majorHAnsi" w:cstheme="majorHAnsi"/>
          <w:sz w:val="22"/>
          <w:szCs w:val="22"/>
        </w:rPr>
        <w:t xml:space="preserve">IMS </w:t>
      </w:r>
      <w:r w:rsidR="00781978" w:rsidRPr="00300CE9">
        <w:rPr>
          <w:rFonts w:asciiTheme="majorHAnsi" w:hAnsiTheme="majorHAnsi" w:cstheme="majorHAnsi"/>
          <w:sz w:val="22"/>
          <w:szCs w:val="22"/>
        </w:rPr>
        <w:t xml:space="preserve">team </w:t>
      </w:r>
      <w:r w:rsidR="0039572F" w:rsidRPr="00300CE9">
        <w:rPr>
          <w:rFonts w:asciiTheme="majorHAnsi" w:hAnsiTheme="majorHAnsi" w:cstheme="majorHAnsi"/>
          <w:sz w:val="22"/>
          <w:szCs w:val="22"/>
        </w:rPr>
        <w:t>members</w:t>
      </w:r>
      <w:r w:rsidR="00D650A7" w:rsidRPr="00300CE9">
        <w:rPr>
          <w:rFonts w:asciiTheme="majorHAnsi" w:hAnsiTheme="majorHAnsi" w:cstheme="majorHAnsi"/>
          <w:sz w:val="22"/>
          <w:szCs w:val="22"/>
        </w:rPr>
        <w:t xml:space="preserve"> </w:t>
      </w:r>
      <w:r w:rsidR="0039572F" w:rsidRPr="00300CE9">
        <w:rPr>
          <w:rFonts w:asciiTheme="majorHAnsi" w:hAnsiTheme="majorHAnsi" w:cstheme="majorHAnsi"/>
          <w:sz w:val="22"/>
          <w:szCs w:val="22"/>
        </w:rPr>
        <w:t xml:space="preserve">is </w:t>
      </w:r>
      <w:r w:rsidR="00D650A7" w:rsidRPr="00300CE9">
        <w:rPr>
          <w:rFonts w:asciiTheme="majorHAnsi" w:hAnsiTheme="majorHAnsi" w:cstheme="majorHAnsi"/>
          <w:sz w:val="22"/>
          <w:szCs w:val="22"/>
        </w:rPr>
        <w:t>important</w:t>
      </w:r>
      <w:r w:rsidR="0039572F" w:rsidRPr="00300CE9">
        <w:rPr>
          <w:rFonts w:asciiTheme="majorHAnsi" w:hAnsiTheme="majorHAnsi" w:cstheme="majorHAnsi"/>
          <w:sz w:val="22"/>
          <w:szCs w:val="22"/>
        </w:rPr>
        <w:t xml:space="preserve"> and </w:t>
      </w:r>
      <w:r w:rsidR="00781978" w:rsidRPr="00300CE9">
        <w:rPr>
          <w:rFonts w:asciiTheme="majorHAnsi" w:hAnsiTheme="majorHAnsi" w:cstheme="majorHAnsi"/>
          <w:sz w:val="22"/>
          <w:szCs w:val="22"/>
        </w:rPr>
        <w:t>should be competency</w:t>
      </w:r>
      <w:r w:rsidR="0039572F" w:rsidRPr="00300CE9">
        <w:rPr>
          <w:rFonts w:asciiTheme="majorHAnsi" w:hAnsiTheme="majorHAnsi" w:cstheme="majorHAnsi"/>
          <w:sz w:val="22"/>
          <w:szCs w:val="22"/>
        </w:rPr>
        <w:t>-based. A</w:t>
      </w:r>
      <w:r w:rsidR="00781978" w:rsidRPr="00300CE9">
        <w:rPr>
          <w:rFonts w:asciiTheme="majorHAnsi" w:hAnsiTheme="majorHAnsi" w:cstheme="majorHAnsi"/>
          <w:sz w:val="22"/>
          <w:szCs w:val="22"/>
        </w:rPr>
        <w:t xml:space="preserve"> training </w:t>
      </w:r>
      <w:r w:rsidR="001C63D0" w:rsidRPr="00300CE9">
        <w:rPr>
          <w:rFonts w:asciiTheme="majorHAnsi" w:hAnsiTheme="majorHAnsi" w:cstheme="majorHAnsi"/>
          <w:sz w:val="22"/>
          <w:szCs w:val="22"/>
        </w:rPr>
        <w:t xml:space="preserve">programme </w:t>
      </w:r>
      <w:r w:rsidR="00781978" w:rsidRPr="00300CE9">
        <w:rPr>
          <w:rFonts w:asciiTheme="majorHAnsi" w:hAnsiTheme="majorHAnsi" w:cstheme="majorHAnsi"/>
          <w:sz w:val="22"/>
          <w:szCs w:val="22"/>
        </w:rPr>
        <w:t xml:space="preserve">should be developed to </w:t>
      </w:r>
      <w:r w:rsidR="0039572F" w:rsidRPr="00300CE9">
        <w:rPr>
          <w:rFonts w:asciiTheme="majorHAnsi" w:hAnsiTheme="majorHAnsi" w:cstheme="majorHAnsi"/>
          <w:sz w:val="22"/>
          <w:szCs w:val="22"/>
        </w:rPr>
        <w:t xml:space="preserve">build </w:t>
      </w:r>
      <w:r w:rsidR="00176567" w:rsidRPr="00300CE9">
        <w:rPr>
          <w:rFonts w:asciiTheme="majorHAnsi" w:hAnsiTheme="majorHAnsi" w:cstheme="majorHAnsi"/>
          <w:sz w:val="22"/>
          <w:szCs w:val="22"/>
        </w:rPr>
        <w:t xml:space="preserve">team capacity and </w:t>
      </w:r>
      <w:r w:rsidR="00C55325" w:rsidRPr="00300CE9">
        <w:rPr>
          <w:rFonts w:asciiTheme="majorHAnsi" w:hAnsiTheme="majorHAnsi" w:cstheme="majorHAnsi"/>
          <w:sz w:val="22"/>
          <w:szCs w:val="22"/>
        </w:rPr>
        <w:lastRenderedPageBreak/>
        <w:t xml:space="preserve">upgrade individual </w:t>
      </w:r>
      <w:r w:rsidR="00176567" w:rsidRPr="00300CE9">
        <w:rPr>
          <w:rFonts w:asciiTheme="majorHAnsi" w:hAnsiTheme="majorHAnsi" w:cstheme="majorHAnsi"/>
          <w:sz w:val="22"/>
          <w:szCs w:val="22"/>
        </w:rPr>
        <w:t>qualification</w:t>
      </w:r>
      <w:r w:rsidR="0039572F" w:rsidRPr="00300CE9">
        <w:rPr>
          <w:rFonts w:asciiTheme="majorHAnsi" w:hAnsiTheme="majorHAnsi" w:cstheme="majorHAnsi"/>
          <w:sz w:val="22"/>
          <w:szCs w:val="22"/>
        </w:rPr>
        <w:t>s</w:t>
      </w:r>
      <w:r w:rsidR="00176567" w:rsidRPr="00300CE9">
        <w:rPr>
          <w:rFonts w:asciiTheme="majorHAnsi" w:hAnsiTheme="majorHAnsi" w:cstheme="majorHAnsi"/>
          <w:sz w:val="22"/>
          <w:szCs w:val="22"/>
        </w:rPr>
        <w:t xml:space="preserve"> </w:t>
      </w:r>
      <w:r w:rsidR="0039572F" w:rsidRPr="00300CE9">
        <w:rPr>
          <w:rFonts w:asciiTheme="majorHAnsi" w:hAnsiTheme="majorHAnsi" w:cstheme="majorHAnsi"/>
          <w:sz w:val="22"/>
          <w:szCs w:val="22"/>
        </w:rPr>
        <w:t>as needed</w:t>
      </w:r>
      <w:r w:rsidR="00176567" w:rsidRPr="00300CE9">
        <w:rPr>
          <w:rFonts w:asciiTheme="majorHAnsi" w:hAnsiTheme="majorHAnsi" w:cstheme="majorHAnsi"/>
          <w:sz w:val="22"/>
          <w:szCs w:val="22"/>
        </w:rPr>
        <w:t xml:space="preserve">. </w:t>
      </w:r>
      <w:r w:rsidR="00A95DCD" w:rsidRPr="00300CE9">
        <w:rPr>
          <w:rFonts w:asciiTheme="majorHAnsi" w:hAnsiTheme="majorHAnsi" w:cstheme="majorHAnsi"/>
          <w:sz w:val="22"/>
          <w:szCs w:val="22"/>
        </w:rPr>
        <w:t>All trainings should be documented</w:t>
      </w:r>
      <w:r w:rsidR="0039572F" w:rsidRPr="00300CE9">
        <w:rPr>
          <w:rFonts w:asciiTheme="majorHAnsi" w:hAnsiTheme="majorHAnsi" w:cstheme="majorHAnsi"/>
          <w:sz w:val="22"/>
          <w:szCs w:val="22"/>
        </w:rPr>
        <w:t>; a</w:t>
      </w:r>
      <w:r w:rsidR="00A95DCD" w:rsidRPr="00300CE9">
        <w:rPr>
          <w:rFonts w:asciiTheme="majorHAnsi" w:hAnsiTheme="majorHAnsi" w:cstheme="majorHAnsi"/>
          <w:sz w:val="22"/>
          <w:szCs w:val="22"/>
        </w:rPr>
        <w:t xml:space="preserve"> template</w:t>
      </w:r>
      <w:r w:rsidR="00ED31B4" w:rsidRPr="00300CE9">
        <w:rPr>
          <w:rFonts w:asciiTheme="majorHAnsi" w:hAnsiTheme="majorHAnsi" w:cstheme="majorHAnsi"/>
          <w:sz w:val="22"/>
          <w:szCs w:val="22"/>
        </w:rPr>
        <w:t xml:space="preserve"> </w:t>
      </w:r>
      <w:r w:rsidR="0039572F" w:rsidRPr="00300CE9">
        <w:rPr>
          <w:rFonts w:asciiTheme="majorHAnsi" w:hAnsiTheme="majorHAnsi" w:cstheme="majorHAnsi"/>
          <w:sz w:val="22"/>
          <w:szCs w:val="22"/>
        </w:rPr>
        <w:t xml:space="preserve">is provided in </w:t>
      </w:r>
      <w:r w:rsidR="00ED31B4" w:rsidRPr="00300CE9">
        <w:rPr>
          <w:rFonts w:asciiTheme="majorHAnsi" w:hAnsiTheme="majorHAnsi" w:cstheme="majorHAnsi"/>
          <w:sz w:val="22"/>
          <w:szCs w:val="22"/>
        </w:rPr>
        <w:t>Annex 5</w:t>
      </w:r>
      <w:bookmarkStart w:id="694" w:name="_Toc43569215"/>
      <w:bookmarkStart w:id="695" w:name="_Toc43569358"/>
      <w:bookmarkStart w:id="696" w:name="_Toc43569502"/>
      <w:bookmarkStart w:id="697" w:name="_Toc43569836"/>
      <w:bookmarkStart w:id="698" w:name="_Toc43569999"/>
      <w:bookmarkStart w:id="699" w:name="_Toc43572087"/>
      <w:bookmarkStart w:id="700" w:name="_Toc43572245"/>
      <w:bookmarkEnd w:id="694"/>
      <w:bookmarkEnd w:id="695"/>
      <w:bookmarkEnd w:id="696"/>
      <w:bookmarkEnd w:id="697"/>
      <w:bookmarkEnd w:id="698"/>
      <w:bookmarkEnd w:id="699"/>
      <w:bookmarkEnd w:id="700"/>
      <w:r w:rsidR="00F62F05" w:rsidRPr="00300CE9">
        <w:rPr>
          <w:rFonts w:asciiTheme="majorHAnsi" w:hAnsiTheme="majorHAnsi" w:cstheme="majorHAnsi"/>
          <w:sz w:val="22"/>
          <w:szCs w:val="22"/>
        </w:rPr>
        <w:t>.</w:t>
      </w:r>
    </w:p>
    <w:p w14:paraId="16A3B04D" w14:textId="77777777" w:rsidR="00324C2E" w:rsidRPr="00300CE9" w:rsidRDefault="00324C2E" w:rsidP="00300CE9">
      <w:pPr>
        <w:pStyle w:val="Heading2"/>
        <w:ind w:left="810" w:hanging="792"/>
      </w:pPr>
      <w:bookmarkStart w:id="701" w:name="_Toc49348902"/>
      <w:r w:rsidRPr="00300CE9">
        <w:t>Continuous Improvement</w:t>
      </w:r>
      <w:bookmarkEnd w:id="701"/>
    </w:p>
    <w:p w14:paraId="20AF32B2" w14:textId="4295461B" w:rsidR="00324C2E" w:rsidRPr="00300CE9" w:rsidRDefault="00324C2E" w:rsidP="00C03303">
      <w:pPr>
        <w:widowControl w:val="0"/>
        <w:suppressAutoHyphens/>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Continuous improvement requires learning from risk assessments and other processes to drive a series of small changes or improvements in the group’s operations. Over time, these cumulative changes </w:t>
      </w:r>
      <w:r w:rsidR="0039572F" w:rsidRPr="00300CE9">
        <w:rPr>
          <w:rFonts w:asciiTheme="majorHAnsi" w:hAnsiTheme="majorHAnsi" w:cstheme="majorHAnsi"/>
          <w:sz w:val="22"/>
          <w:szCs w:val="22"/>
        </w:rPr>
        <w:t xml:space="preserve">help </w:t>
      </w:r>
      <w:ins w:id="702" w:author="Khananusit, Sarida GIZ TH" w:date="2020-08-26T13:31:00Z">
        <w:r w:rsidR="0082224A">
          <w:rPr>
            <w:rFonts w:asciiTheme="majorHAnsi" w:hAnsiTheme="majorHAnsi" w:cstheme="majorHAnsi"/>
            <w:sz w:val="22"/>
            <w:szCs w:val="22"/>
          </w:rPr>
          <w:t xml:space="preserve">to </w:t>
        </w:r>
      </w:ins>
      <w:r w:rsidRPr="00300CE9">
        <w:rPr>
          <w:rFonts w:asciiTheme="majorHAnsi" w:hAnsiTheme="majorHAnsi" w:cstheme="majorHAnsi"/>
          <w:sz w:val="22"/>
          <w:szCs w:val="22"/>
        </w:rPr>
        <w:t xml:space="preserve">build a stronger and more efficient group. Continuous improvement is grounded in the process of self-reflection: open and critical examination of the group’s operations </w:t>
      </w:r>
      <w:del w:id="703" w:author="Khananusit, Sarida GIZ TH" w:date="2020-08-26T13:34:00Z">
        <w:r w:rsidRPr="00300CE9" w:rsidDel="0082224A">
          <w:rPr>
            <w:rFonts w:asciiTheme="majorHAnsi" w:hAnsiTheme="majorHAnsi" w:cstheme="majorHAnsi"/>
            <w:sz w:val="22"/>
            <w:szCs w:val="22"/>
          </w:rPr>
          <w:delText>need</w:delText>
        </w:r>
        <w:r w:rsidR="0039572F" w:rsidRPr="00300CE9" w:rsidDel="0082224A">
          <w:rPr>
            <w:rFonts w:asciiTheme="majorHAnsi" w:hAnsiTheme="majorHAnsi" w:cstheme="majorHAnsi"/>
            <w:sz w:val="22"/>
            <w:szCs w:val="22"/>
          </w:rPr>
          <w:delText>s</w:delText>
        </w:r>
        <w:r w:rsidRPr="00300CE9" w:rsidDel="0082224A">
          <w:rPr>
            <w:rFonts w:asciiTheme="majorHAnsi" w:hAnsiTheme="majorHAnsi" w:cstheme="majorHAnsi"/>
            <w:sz w:val="22"/>
            <w:szCs w:val="22"/>
          </w:rPr>
          <w:delText xml:space="preserve"> to be fostered in order </w:delText>
        </w:r>
      </w:del>
      <w:r w:rsidRPr="00300CE9">
        <w:rPr>
          <w:rFonts w:asciiTheme="majorHAnsi" w:hAnsiTheme="majorHAnsi" w:cstheme="majorHAnsi"/>
          <w:sz w:val="22"/>
          <w:szCs w:val="22"/>
        </w:rPr>
        <w:t>to discover opportunities for improvement, even on a small scale.</w:t>
      </w:r>
    </w:p>
    <w:p w14:paraId="24B453AA" w14:textId="2377857D" w:rsidR="00324C2E" w:rsidRPr="00300CE9" w:rsidRDefault="00324C2E" w:rsidP="00C03303">
      <w:pPr>
        <w:widowControl w:val="0"/>
        <w:suppressAutoHyphens/>
        <w:spacing w:after="120"/>
        <w:jc w:val="both"/>
        <w:rPr>
          <w:rFonts w:asciiTheme="majorHAnsi" w:hAnsiTheme="majorHAnsi" w:cstheme="majorHAnsi"/>
          <w:sz w:val="22"/>
          <w:szCs w:val="22"/>
        </w:rPr>
      </w:pPr>
      <w:r w:rsidRPr="00300CE9">
        <w:rPr>
          <w:rFonts w:asciiTheme="majorHAnsi" w:hAnsiTheme="majorHAnsi" w:cstheme="majorHAnsi"/>
          <w:sz w:val="22"/>
          <w:szCs w:val="22"/>
        </w:rPr>
        <w:t xml:space="preserve">Continuous improvement does not </w:t>
      </w:r>
      <w:del w:id="704" w:author="Khananusit, Sarida GIZ TH" w:date="2020-08-26T13:32:00Z">
        <w:r w:rsidRPr="00300CE9" w:rsidDel="0082224A">
          <w:rPr>
            <w:rFonts w:asciiTheme="majorHAnsi" w:hAnsiTheme="majorHAnsi" w:cstheme="majorHAnsi"/>
            <w:sz w:val="22"/>
            <w:szCs w:val="22"/>
          </w:rPr>
          <w:delText xml:space="preserve">simply  </w:delText>
        </w:r>
      </w:del>
      <w:r w:rsidRPr="00300CE9">
        <w:rPr>
          <w:rFonts w:asciiTheme="majorHAnsi" w:hAnsiTheme="majorHAnsi" w:cstheme="majorHAnsi"/>
          <w:sz w:val="22"/>
          <w:szCs w:val="22"/>
        </w:rPr>
        <w:t>happen spontaneously</w:t>
      </w:r>
      <w:r w:rsidR="006E54CB" w:rsidRPr="00300CE9">
        <w:rPr>
          <w:rFonts w:asciiTheme="majorHAnsi" w:hAnsiTheme="majorHAnsi" w:cstheme="majorHAnsi"/>
          <w:sz w:val="22"/>
          <w:szCs w:val="22"/>
        </w:rPr>
        <w:t>; it</w:t>
      </w:r>
      <w:r w:rsidRPr="00300CE9">
        <w:rPr>
          <w:rFonts w:asciiTheme="majorHAnsi" w:hAnsiTheme="majorHAnsi" w:cstheme="majorHAnsi"/>
          <w:sz w:val="22"/>
          <w:szCs w:val="22"/>
        </w:rPr>
        <w:t xml:space="preserve"> results from a </w:t>
      </w:r>
      <w:del w:id="705" w:author="Khananusit, Sarida GIZ TH" w:date="2020-08-26T13:32:00Z">
        <w:r w:rsidRPr="00300CE9" w:rsidDel="0082224A">
          <w:rPr>
            <w:rFonts w:asciiTheme="majorHAnsi" w:hAnsiTheme="majorHAnsi" w:cstheme="majorHAnsi"/>
            <w:sz w:val="22"/>
            <w:szCs w:val="22"/>
          </w:rPr>
          <w:delText xml:space="preserve">simple </w:delText>
        </w:r>
      </w:del>
      <w:r w:rsidRPr="00300CE9">
        <w:rPr>
          <w:rFonts w:asciiTheme="majorHAnsi" w:hAnsiTheme="majorHAnsi" w:cstheme="majorHAnsi"/>
          <w:sz w:val="22"/>
          <w:szCs w:val="22"/>
        </w:rPr>
        <w:t>shared planning process (</w:t>
      </w:r>
      <w:hyperlink r:id="rId25" w:history="1">
        <w:r w:rsidRPr="00300CE9">
          <w:rPr>
            <w:rStyle w:val="Hyperlink"/>
            <w:rFonts w:asciiTheme="majorHAnsi" w:hAnsiTheme="majorHAnsi" w:cstheme="majorHAnsi"/>
            <w:sz w:val="22"/>
            <w:szCs w:val="22"/>
          </w:rPr>
          <w:t>plan-do-check-act cycle</w:t>
        </w:r>
      </w:hyperlink>
      <w:r w:rsidRPr="00300CE9">
        <w:rPr>
          <w:rStyle w:val="Hyperlink"/>
          <w:rFonts w:asciiTheme="majorHAnsi" w:hAnsiTheme="majorHAnsi" w:cstheme="majorHAnsi"/>
          <w:sz w:val="22"/>
          <w:szCs w:val="22"/>
        </w:rPr>
        <w:t>)</w:t>
      </w:r>
      <w:r w:rsidRPr="00300CE9">
        <w:rPr>
          <w:rFonts w:asciiTheme="majorHAnsi" w:hAnsiTheme="majorHAnsi" w:cstheme="majorHAnsi"/>
          <w:sz w:val="22"/>
          <w:szCs w:val="22"/>
        </w:rPr>
        <w:t xml:space="preserve"> </w:t>
      </w:r>
      <w:r w:rsidR="006E54CB" w:rsidRPr="00300CE9">
        <w:rPr>
          <w:rFonts w:asciiTheme="majorHAnsi" w:hAnsiTheme="majorHAnsi" w:cstheme="majorHAnsi"/>
          <w:sz w:val="22"/>
          <w:szCs w:val="22"/>
        </w:rPr>
        <w:t>for which t</w:t>
      </w:r>
      <w:r w:rsidRPr="00300CE9">
        <w:rPr>
          <w:rFonts w:asciiTheme="majorHAnsi" w:hAnsiTheme="majorHAnsi" w:cstheme="majorHAnsi"/>
          <w:sz w:val="22"/>
          <w:szCs w:val="22"/>
        </w:rPr>
        <w:t xml:space="preserve">ime must be </w:t>
      </w:r>
      <w:r w:rsidR="006E54CB" w:rsidRPr="00300CE9">
        <w:rPr>
          <w:rFonts w:asciiTheme="majorHAnsi" w:hAnsiTheme="majorHAnsi" w:cstheme="majorHAnsi"/>
          <w:sz w:val="22"/>
          <w:szCs w:val="22"/>
        </w:rPr>
        <w:t>dedicated</w:t>
      </w:r>
      <w:r w:rsidRPr="00300CE9">
        <w:rPr>
          <w:rFonts w:asciiTheme="majorHAnsi" w:hAnsiTheme="majorHAnsi" w:cstheme="majorHAnsi"/>
          <w:sz w:val="22"/>
          <w:szCs w:val="22"/>
        </w:rPr>
        <w:t xml:space="preserve">. All staff and </w:t>
      </w:r>
      <w:r w:rsidR="00B340C8" w:rsidRPr="00300CE9">
        <w:rPr>
          <w:rFonts w:asciiTheme="majorHAnsi" w:hAnsiTheme="majorHAnsi" w:cstheme="majorHAnsi"/>
          <w:sz w:val="22"/>
          <w:szCs w:val="22"/>
        </w:rPr>
        <w:t>group members (men and women</w:t>
      </w:r>
      <w:r w:rsidR="008C666F" w:rsidRPr="00300CE9">
        <w:rPr>
          <w:rFonts w:asciiTheme="majorHAnsi" w:hAnsiTheme="majorHAnsi" w:cstheme="majorHAnsi"/>
          <w:sz w:val="22"/>
          <w:szCs w:val="22"/>
        </w:rPr>
        <w:t>)</w:t>
      </w:r>
      <w:r w:rsidRPr="00300CE9">
        <w:rPr>
          <w:rFonts w:asciiTheme="majorHAnsi" w:hAnsiTheme="majorHAnsi" w:cstheme="majorHAnsi"/>
          <w:sz w:val="22"/>
          <w:szCs w:val="22"/>
        </w:rPr>
        <w:t xml:space="preserve"> – anyone involved in the group’s operations – should be included in this planning process. </w:t>
      </w:r>
      <w:del w:id="706" w:author="Khananusit, Sarida GIZ TH" w:date="2020-08-26T13:33:00Z">
        <w:r w:rsidRPr="00300CE9" w:rsidDel="0082224A">
          <w:rPr>
            <w:rFonts w:asciiTheme="majorHAnsi" w:hAnsiTheme="majorHAnsi" w:cstheme="majorHAnsi"/>
            <w:sz w:val="22"/>
            <w:szCs w:val="22"/>
          </w:rPr>
          <w:delText>Among the areas</w:delText>
        </w:r>
      </w:del>
      <w:ins w:id="707" w:author="Khananusit, Sarida GIZ TH" w:date="2020-08-26T13:33:00Z">
        <w:r w:rsidR="0082224A">
          <w:rPr>
            <w:rFonts w:asciiTheme="majorHAnsi" w:hAnsiTheme="majorHAnsi" w:cstheme="majorHAnsi"/>
            <w:sz w:val="22"/>
            <w:szCs w:val="22"/>
          </w:rPr>
          <w:t>The following information</w:t>
        </w:r>
      </w:ins>
      <w:r w:rsidRPr="00300CE9">
        <w:rPr>
          <w:rFonts w:asciiTheme="majorHAnsi" w:hAnsiTheme="majorHAnsi" w:cstheme="majorHAnsi"/>
          <w:sz w:val="22"/>
          <w:szCs w:val="22"/>
        </w:rPr>
        <w:t xml:space="preserve"> </w:t>
      </w:r>
      <w:del w:id="708" w:author="Khananusit, Sarida GIZ TH" w:date="2020-08-26T13:33:00Z">
        <w:r w:rsidRPr="00300CE9" w:rsidDel="0082224A">
          <w:rPr>
            <w:rFonts w:asciiTheme="majorHAnsi" w:hAnsiTheme="majorHAnsi" w:cstheme="majorHAnsi"/>
            <w:sz w:val="22"/>
            <w:szCs w:val="22"/>
          </w:rPr>
          <w:delText>t</w:delText>
        </w:r>
      </w:del>
      <w:proofErr w:type="spellStart"/>
      <w:r w:rsidRPr="00300CE9">
        <w:rPr>
          <w:rFonts w:asciiTheme="majorHAnsi" w:hAnsiTheme="majorHAnsi" w:cstheme="majorHAnsi"/>
          <w:sz w:val="22"/>
          <w:szCs w:val="22"/>
        </w:rPr>
        <w:t>hat</w:t>
      </w:r>
      <w:proofErr w:type="spellEnd"/>
      <w:r w:rsidRPr="00300CE9">
        <w:rPr>
          <w:rFonts w:asciiTheme="majorHAnsi" w:hAnsiTheme="majorHAnsi" w:cstheme="majorHAnsi"/>
          <w:sz w:val="22"/>
          <w:szCs w:val="22"/>
        </w:rPr>
        <w:t xml:space="preserve"> can </w:t>
      </w:r>
      <w:del w:id="709" w:author="Khananusit, Sarida GIZ TH" w:date="2020-08-26T13:33:00Z">
        <w:r w:rsidRPr="00300CE9" w:rsidDel="0082224A">
          <w:rPr>
            <w:rFonts w:asciiTheme="majorHAnsi" w:hAnsiTheme="majorHAnsi" w:cstheme="majorHAnsi"/>
            <w:sz w:val="22"/>
            <w:szCs w:val="22"/>
          </w:rPr>
          <w:delText xml:space="preserve">benefit and contribute to </w:delText>
        </w:r>
      </w:del>
      <w:ins w:id="710" w:author="Khananusit, Sarida GIZ TH" w:date="2020-08-26T13:33:00Z">
        <w:r w:rsidR="0082224A">
          <w:rPr>
            <w:rFonts w:asciiTheme="majorHAnsi" w:hAnsiTheme="majorHAnsi" w:cstheme="majorHAnsi"/>
            <w:sz w:val="22"/>
            <w:szCs w:val="22"/>
          </w:rPr>
          <w:t xml:space="preserve">be used to support </w:t>
        </w:r>
      </w:ins>
      <w:r w:rsidRPr="00300CE9">
        <w:rPr>
          <w:rFonts w:asciiTheme="majorHAnsi" w:hAnsiTheme="majorHAnsi" w:cstheme="majorHAnsi"/>
          <w:sz w:val="22"/>
          <w:szCs w:val="22"/>
        </w:rPr>
        <w:t xml:space="preserve">continuous improvement </w:t>
      </w:r>
      <w:del w:id="711" w:author="Khananusit, Sarida GIZ TH" w:date="2020-08-26T13:33:00Z">
        <w:r w:rsidRPr="00300CE9" w:rsidDel="0082224A">
          <w:rPr>
            <w:rFonts w:asciiTheme="majorHAnsi" w:hAnsiTheme="majorHAnsi" w:cstheme="majorHAnsi"/>
            <w:sz w:val="22"/>
            <w:szCs w:val="22"/>
          </w:rPr>
          <w:delText>plans are the following</w:delText>
        </w:r>
      </w:del>
      <w:ins w:id="712" w:author="Khananusit, Sarida GIZ TH" w:date="2020-08-26T13:33:00Z">
        <w:r w:rsidR="0082224A">
          <w:rPr>
            <w:rFonts w:asciiTheme="majorHAnsi" w:hAnsiTheme="majorHAnsi" w:cstheme="majorHAnsi"/>
            <w:sz w:val="22"/>
            <w:szCs w:val="22"/>
          </w:rPr>
          <w:t>planning</w:t>
        </w:r>
      </w:ins>
      <w:r w:rsidRPr="00300CE9">
        <w:rPr>
          <w:rFonts w:asciiTheme="majorHAnsi" w:hAnsiTheme="majorHAnsi" w:cstheme="majorHAnsi"/>
          <w:sz w:val="22"/>
          <w:szCs w:val="22"/>
        </w:rPr>
        <w:t>:</w:t>
      </w:r>
    </w:p>
    <w:p w14:paraId="34FA635F" w14:textId="77777777" w:rsidR="00324C2E" w:rsidRPr="00300CE9" w:rsidRDefault="00324C2E" w:rsidP="00324C2E">
      <w:pPr>
        <w:pStyle w:val="ListParagraph"/>
        <w:widowControl w:val="0"/>
        <w:numPr>
          <w:ilvl w:val="0"/>
          <w:numId w:val="10"/>
        </w:numPr>
        <w:suppressAutoHyphens/>
        <w:rPr>
          <w:rFonts w:asciiTheme="majorHAnsi" w:hAnsiTheme="majorHAnsi" w:cstheme="majorHAnsi"/>
          <w:sz w:val="22"/>
          <w:szCs w:val="22"/>
        </w:rPr>
      </w:pPr>
      <w:r w:rsidRPr="00300CE9">
        <w:rPr>
          <w:rFonts w:asciiTheme="majorHAnsi" w:hAnsiTheme="majorHAnsi" w:cstheme="majorHAnsi"/>
          <w:sz w:val="22"/>
          <w:szCs w:val="22"/>
        </w:rPr>
        <w:t>Risk assessments</w:t>
      </w:r>
    </w:p>
    <w:p w14:paraId="04C2F959" w14:textId="77777777" w:rsidR="00324C2E" w:rsidRPr="00300CE9" w:rsidRDefault="00324C2E" w:rsidP="00324C2E">
      <w:pPr>
        <w:pStyle w:val="ListParagraph"/>
        <w:widowControl w:val="0"/>
        <w:numPr>
          <w:ilvl w:val="0"/>
          <w:numId w:val="10"/>
        </w:numPr>
        <w:suppressAutoHyphens/>
        <w:rPr>
          <w:rFonts w:asciiTheme="majorHAnsi" w:hAnsiTheme="majorHAnsi" w:cstheme="majorHAnsi"/>
          <w:sz w:val="22"/>
          <w:szCs w:val="22"/>
        </w:rPr>
      </w:pPr>
      <w:r w:rsidRPr="00300CE9">
        <w:rPr>
          <w:rFonts w:asciiTheme="majorHAnsi" w:hAnsiTheme="majorHAnsi" w:cstheme="majorHAnsi"/>
          <w:sz w:val="22"/>
          <w:szCs w:val="22"/>
        </w:rPr>
        <w:t>Internal inspection findings</w:t>
      </w:r>
    </w:p>
    <w:p w14:paraId="46E489E6" w14:textId="349B8E05" w:rsidR="00324C2E" w:rsidRPr="00300CE9" w:rsidRDefault="00324C2E" w:rsidP="00324C2E">
      <w:pPr>
        <w:pStyle w:val="ListParagraph"/>
        <w:widowControl w:val="0"/>
        <w:numPr>
          <w:ilvl w:val="0"/>
          <w:numId w:val="10"/>
        </w:numPr>
        <w:suppressAutoHyphens/>
        <w:rPr>
          <w:rFonts w:asciiTheme="majorHAnsi" w:hAnsiTheme="majorHAnsi" w:cstheme="majorHAnsi"/>
          <w:sz w:val="22"/>
          <w:szCs w:val="22"/>
        </w:rPr>
      </w:pPr>
      <w:r w:rsidRPr="00300CE9">
        <w:rPr>
          <w:rFonts w:asciiTheme="majorHAnsi" w:hAnsiTheme="majorHAnsi" w:cstheme="majorHAnsi"/>
          <w:sz w:val="22"/>
          <w:szCs w:val="22"/>
        </w:rPr>
        <w:t>External inspection findings</w:t>
      </w:r>
    </w:p>
    <w:p w14:paraId="488B09BB" w14:textId="77777777" w:rsidR="00324C2E" w:rsidRPr="00300CE9" w:rsidRDefault="00324C2E" w:rsidP="00324C2E">
      <w:pPr>
        <w:pStyle w:val="ListParagraph"/>
        <w:widowControl w:val="0"/>
        <w:numPr>
          <w:ilvl w:val="0"/>
          <w:numId w:val="10"/>
        </w:numPr>
        <w:suppressAutoHyphens/>
        <w:rPr>
          <w:rFonts w:asciiTheme="majorHAnsi" w:hAnsiTheme="majorHAnsi" w:cstheme="majorHAnsi"/>
          <w:sz w:val="22"/>
          <w:szCs w:val="22"/>
        </w:rPr>
      </w:pPr>
      <w:r w:rsidRPr="00300CE9">
        <w:rPr>
          <w:rFonts w:asciiTheme="majorHAnsi" w:hAnsiTheme="majorHAnsi" w:cstheme="majorHAnsi"/>
          <w:sz w:val="22"/>
          <w:szCs w:val="22"/>
        </w:rPr>
        <w:t>Complaints and appeals</w:t>
      </w:r>
    </w:p>
    <w:p w14:paraId="19012839" w14:textId="716D6F2A" w:rsidR="00324C2E" w:rsidRPr="00300CE9" w:rsidRDefault="00324C2E" w:rsidP="00324C2E">
      <w:pPr>
        <w:pStyle w:val="ListParagraph"/>
        <w:widowControl w:val="0"/>
        <w:numPr>
          <w:ilvl w:val="0"/>
          <w:numId w:val="10"/>
        </w:numPr>
        <w:suppressAutoHyphens/>
        <w:rPr>
          <w:rFonts w:asciiTheme="majorHAnsi" w:hAnsiTheme="majorHAnsi" w:cstheme="majorHAnsi"/>
          <w:sz w:val="22"/>
          <w:szCs w:val="22"/>
        </w:rPr>
      </w:pPr>
      <w:r w:rsidRPr="00300CE9">
        <w:rPr>
          <w:rFonts w:asciiTheme="majorHAnsi" w:hAnsiTheme="majorHAnsi" w:cstheme="majorHAnsi"/>
          <w:sz w:val="22"/>
          <w:szCs w:val="22"/>
        </w:rPr>
        <w:t>Review of market requirements</w:t>
      </w:r>
      <w:del w:id="713" w:author="Khananusit, Sarida GIZ TH" w:date="2020-08-26T13:32:00Z">
        <w:r w:rsidRPr="00300CE9" w:rsidDel="0082224A">
          <w:rPr>
            <w:rFonts w:asciiTheme="majorHAnsi" w:hAnsiTheme="majorHAnsi" w:cstheme="majorHAnsi"/>
            <w:sz w:val="22"/>
            <w:szCs w:val="22"/>
          </w:rPr>
          <w:delText>.</w:delText>
        </w:r>
      </w:del>
    </w:p>
    <w:p w14:paraId="0E4E9C24" w14:textId="6CA3BD62" w:rsidR="00644DAE" w:rsidRPr="00300CE9" w:rsidRDefault="00644DAE" w:rsidP="00644DAE">
      <w:pPr>
        <w:widowControl w:val="0"/>
        <w:suppressAutoHyphens/>
        <w:rPr>
          <w:rFonts w:asciiTheme="majorHAnsi" w:hAnsiTheme="majorHAnsi" w:cstheme="majorHAnsi"/>
          <w:sz w:val="22"/>
          <w:szCs w:val="22"/>
        </w:rPr>
      </w:pPr>
    </w:p>
    <w:p w14:paraId="60A55535" w14:textId="26AD65CC" w:rsidR="00644DAE" w:rsidRPr="00300CE9" w:rsidRDefault="00846F60" w:rsidP="00C03303">
      <w:pPr>
        <w:widowControl w:val="0"/>
        <w:suppressAutoHyphens/>
        <w:spacing w:after="240"/>
        <w:jc w:val="both"/>
        <w:rPr>
          <w:rFonts w:asciiTheme="majorHAnsi" w:hAnsiTheme="majorHAnsi" w:cstheme="majorHAnsi"/>
          <w:sz w:val="22"/>
          <w:szCs w:val="22"/>
        </w:rPr>
      </w:pPr>
      <w:r w:rsidRPr="00300CE9">
        <w:rPr>
          <w:rFonts w:asciiTheme="majorHAnsi" w:hAnsiTheme="majorHAnsi" w:cstheme="majorHAnsi"/>
          <w:sz w:val="22"/>
          <w:szCs w:val="22"/>
        </w:rPr>
        <w:t>Continu</w:t>
      </w:r>
      <w:r w:rsidR="00AC0AB3" w:rsidRPr="00300CE9">
        <w:rPr>
          <w:rFonts w:asciiTheme="majorHAnsi" w:hAnsiTheme="majorHAnsi" w:cstheme="majorHAnsi"/>
          <w:sz w:val="22"/>
          <w:szCs w:val="22"/>
        </w:rPr>
        <w:t>ou</w:t>
      </w:r>
      <w:r w:rsidRPr="00300CE9">
        <w:rPr>
          <w:rFonts w:asciiTheme="majorHAnsi" w:hAnsiTheme="majorHAnsi" w:cstheme="majorHAnsi"/>
          <w:sz w:val="22"/>
          <w:szCs w:val="22"/>
        </w:rPr>
        <w:t xml:space="preserve">s improvement </w:t>
      </w:r>
      <w:r w:rsidR="007B733A" w:rsidRPr="00300CE9">
        <w:rPr>
          <w:rFonts w:asciiTheme="majorHAnsi" w:hAnsiTheme="majorHAnsi" w:cstheme="majorHAnsi"/>
          <w:sz w:val="22"/>
          <w:szCs w:val="22"/>
        </w:rPr>
        <w:t>should</w:t>
      </w:r>
      <w:r w:rsidRPr="00300CE9">
        <w:rPr>
          <w:rFonts w:asciiTheme="majorHAnsi" w:hAnsiTheme="majorHAnsi" w:cstheme="majorHAnsi"/>
          <w:sz w:val="22"/>
          <w:szCs w:val="22"/>
        </w:rPr>
        <w:t xml:space="preserve"> be </w:t>
      </w:r>
      <w:r w:rsidR="007B733A" w:rsidRPr="00300CE9">
        <w:rPr>
          <w:rFonts w:asciiTheme="majorHAnsi" w:hAnsiTheme="majorHAnsi" w:cstheme="majorHAnsi"/>
          <w:sz w:val="22"/>
          <w:szCs w:val="22"/>
        </w:rPr>
        <w:t xml:space="preserve">recorded </w:t>
      </w:r>
      <w:r w:rsidR="006E5867" w:rsidRPr="00300CE9">
        <w:rPr>
          <w:rFonts w:asciiTheme="majorHAnsi" w:hAnsiTheme="majorHAnsi" w:cstheme="majorHAnsi"/>
          <w:sz w:val="22"/>
          <w:szCs w:val="22"/>
        </w:rPr>
        <w:t xml:space="preserve">and </w:t>
      </w:r>
      <w:r w:rsidR="00491242" w:rsidRPr="00300CE9">
        <w:rPr>
          <w:rFonts w:asciiTheme="majorHAnsi" w:hAnsiTheme="majorHAnsi" w:cstheme="majorHAnsi"/>
          <w:sz w:val="22"/>
          <w:szCs w:val="22"/>
        </w:rPr>
        <w:t>report</w:t>
      </w:r>
      <w:r w:rsidR="006E5867" w:rsidRPr="00300CE9">
        <w:rPr>
          <w:rFonts w:asciiTheme="majorHAnsi" w:hAnsiTheme="majorHAnsi" w:cstheme="majorHAnsi"/>
          <w:sz w:val="22"/>
          <w:szCs w:val="22"/>
        </w:rPr>
        <w:t>e</w:t>
      </w:r>
      <w:r w:rsidR="00491242" w:rsidRPr="00300CE9">
        <w:rPr>
          <w:rFonts w:asciiTheme="majorHAnsi" w:hAnsiTheme="majorHAnsi" w:cstheme="majorHAnsi"/>
          <w:sz w:val="22"/>
          <w:szCs w:val="22"/>
        </w:rPr>
        <w:t>d</w:t>
      </w:r>
      <w:r w:rsidR="006E5867" w:rsidRPr="00300CE9">
        <w:rPr>
          <w:rFonts w:asciiTheme="majorHAnsi" w:hAnsiTheme="majorHAnsi" w:cstheme="majorHAnsi"/>
          <w:sz w:val="22"/>
          <w:szCs w:val="22"/>
        </w:rPr>
        <w:t xml:space="preserve"> </w:t>
      </w:r>
      <w:r w:rsidR="00491242" w:rsidRPr="00300CE9">
        <w:rPr>
          <w:rFonts w:asciiTheme="majorHAnsi" w:hAnsiTheme="majorHAnsi" w:cstheme="majorHAnsi"/>
          <w:sz w:val="22"/>
          <w:szCs w:val="22"/>
        </w:rPr>
        <w:t>via</w:t>
      </w:r>
      <w:r w:rsidR="006E5867" w:rsidRPr="00300CE9">
        <w:rPr>
          <w:rFonts w:asciiTheme="majorHAnsi" w:hAnsiTheme="majorHAnsi" w:cstheme="majorHAnsi"/>
          <w:sz w:val="22"/>
          <w:szCs w:val="22"/>
        </w:rPr>
        <w:t xml:space="preserve"> t</w:t>
      </w:r>
      <w:r w:rsidRPr="00300CE9">
        <w:rPr>
          <w:rFonts w:asciiTheme="majorHAnsi" w:hAnsiTheme="majorHAnsi" w:cstheme="majorHAnsi"/>
          <w:sz w:val="22"/>
          <w:szCs w:val="22"/>
        </w:rPr>
        <w:t xml:space="preserve">he annual </w:t>
      </w:r>
      <w:r w:rsidR="006E5867" w:rsidRPr="00300CE9">
        <w:rPr>
          <w:rFonts w:asciiTheme="majorHAnsi" w:hAnsiTheme="majorHAnsi" w:cstheme="majorHAnsi"/>
          <w:sz w:val="22"/>
          <w:szCs w:val="22"/>
        </w:rPr>
        <w:t xml:space="preserve">management </w:t>
      </w:r>
      <w:r w:rsidRPr="00300CE9">
        <w:rPr>
          <w:rFonts w:asciiTheme="majorHAnsi" w:hAnsiTheme="majorHAnsi" w:cstheme="majorHAnsi"/>
          <w:sz w:val="22"/>
          <w:szCs w:val="22"/>
        </w:rPr>
        <w:t>plan</w:t>
      </w:r>
      <w:r w:rsidR="006E5867" w:rsidRPr="00300CE9">
        <w:rPr>
          <w:rFonts w:asciiTheme="majorHAnsi" w:hAnsiTheme="majorHAnsi" w:cstheme="majorHAnsi"/>
          <w:sz w:val="22"/>
          <w:szCs w:val="22"/>
        </w:rPr>
        <w:t xml:space="preserve">, </w:t>
      </w:r>
      <w:r w:rsidR="007C26E5" w:rsidRPr="00300CE9">
        <w:rPr>
          <w:rFonts w:asciiTheme="majorHAnsi" w:hAnsiTheme="majorHAnsi" w:cstheme="majorHAnsi"/>
          <w:sz w:val="22"/>
          <w:szCs w:val="22"/>
        </w:rPr>
        <w:t xml:space="preserve">using SMART indicators </w:t>
      </w:r>
      <w:r w:rsidRPr="00300CE9">
        <w:rPr>
          <w:rFonts w:asciiTheme="majorHAnsi" w:hAnsiTheme="majorHAnsi" w:cstheme="majorHAnsi"/>
          <w:sz w:val="22"/>
          <w:szCs w:val="22"/>
        </w:rPr>
        <w:t xml:space="preserve">(Specific, Measurable, Assignable, Realistic and Time-related). A set of data needs to be collected </w:t>
      </w:r>
      <w:del w:id="714" w:author="Khananusit, Sarida GIZ TH" w:date="2020-08-26T13:34:00Z">
        <w:r w:rsidRPr="00300CE9" w:rsidDel="0082224A">
          <w:rPr>
            <w:rFonts w:asciiTheme="majorHAnsi" w:hAnsiTheme="majorHAnsi" w:cstheme="majorHAnsi"/>
            <w:sz w:val="22"/>
            <w:szCs w:val="22"/>
          </w:rPr>
          <w:delText>related to the</w:delText>
        </w:r>
      </w:del>
      <w:ins w:id="715" w:author="Khananusit, Sarida GIZ TH" w:date="2020-08-26T13:34:00Z">
        <w:r w:rsidR="0082224A">
          <w:rPr>
            <w:rFonts w:asciiTheme="majorHAnsi" w:hAnsiTheme="majorHAnsi" w:cstheme="majorHAnsi"/>
            <w:sz w:val="22"/>
            <w:szCs w:val="22"/>
          </w:rPr>
          <w:t>to determine</w:t>
        </w:r>
      </w:ins>
      <w:r w:rsidRPr="00300CE9">
        <w:rPr>
          <w:rFonts w:asciiTheme="majorHAnsi" w:hAnsiTheme="majorHAnsi" w:cstheme="majorHAnsi"/>
          <w:sz w:val="22"/>
          <w:szCs w:val="22"/>
        </w:rPr>
        <w:t xml:space="preserve"> score and threshold compliance against the SRP Standard</w:t>
      </w:r>
      <w:r w:rsidR="007C26E5" w:rsidRPr="00300CE9">
        <w:rPr>
          <w:rFonts w:asciiTheme="majorHAnsi" w:hAnsiTheme="majorHAnsi" w:cstheme="majorHAnsi"/>
          <w:sz w:val="22"/>
          <w:szCs w:val="22"/>
        </w:rPr>
        <w:t>; th</w:t>
      </w:r>
      <w:r w:rsidRPr="00300CE9">
        <w:rPr>
          <w:rFonts w:asciiTheme="majorHAnsi" w:hAnsiTheme="majorHAnsi" w:cstheme="majorHAnsi"/>
          <w:sz w:val="22"/>
          <w:szCs w:val="22"/>
        </w:rPr>
        <w:t xml:space="preserve">ese data should be stored in the </w:t>
      </w:r>
      <w:r w:rsidR="007C26E5" w:rsidRPr="00300CE9">
        <w:rPr>
          <w:rFonts w:asciiTheme="majorHAnsi" w:hAnsiTheme="majorHAnsi" w:cstheme="majorHAnsi"/>
          <w:sz w:val="22"/>
          <w:szCs w:val="22"/>
        </w:rPr>
        <w:t xml:space="preserve">IMS </w:t>
      </w:r>
      <w:r w:rsidRPr="00300CE9">
        <w:rPr>
          <w:rFonts w:asciiTheme="majorHAnsi" w:hAnsiTheme="majorHAnsi" w:cstheme="majorHAnsi"/>
          <w:sz w:val="22"/>
          <w:szCs w:val="22"/>
        </w:rPr>
        <w:t xml:space="preserve">office </w:t>
      </w:r>
      <w:r w:rsidR="007C26E5" w:rsidRPr="00300CE9">
        <w:rPr>
          <w:rFonts w:asciiTheme="majorHAnsi" w:hAnsiTheme="majorHAnsi" w:cstheme="majorHAnsi"/>
          <w:sz w:val="22"/>
          <w:szCs w:val="22"/>
        </w:rPr>
        <w:t>and be available for inspection</w:t>
      </w:r>
      <w:r w:rsidRPr="00300CE9">
        <w:rPr>
          <w:rFonts w:asciiTheme="majorHAnsi" w:hAnsiTheme="majorHAnsi" w:cstheme="majorHAnsi"/>
          <w:sz w:val="22"/>
          <w:szCs w:val="22"/>
        </w:rPr>
        <w:t>.</w:t>
      </w:r>
    </w:p>
    <w:p w14:paraId="603431B8" w14:textId="15CC49B1" w:rsidR="00F62F05" w:rsidRPr="00300CE9" w:rsidRDefault="007C26E5" w:rsidP="00F62F05">
      <w:pPr>
        <w:spacing w:after="240"/>
        <w:jc w:val="both"/>
        <w:rPr>
          <w:rFonts w:asciiTheme="majorHAnsi" w:hAnsiTheme="majorHAnsi" w:cstheme="majorHAnsi"/>
          <w:sz w:val="22"/>
          <w:szCs w:val="22"/>
        </w:rPr>
      </w:pPr>
      <w:r w:rsidRPr="00300CE9">
        <w:rPr>
          <w:rFonts w:asciiTheme="majorHAnsi" w:hAnsiTheme="majorHAnsi" w:cstheme="majorHAnsi"/>
          <w:sz w:val="22"/>
          <w:szCs w:val="22"/>
        </w:rPr>
        <w:t>The IMS</w:t>
      </w:r>
      <w:r w:rsidR="00F62F05" w:rsidRPr="00300CE9">
        <w:rPr>
          <w:rFonts w:asciiTheme="majorHAnsi" w:hAnsiTheme="majorHAnsi" w:cstheme="majorHAnsi"/>
          <w:sz w:val="22"/>
          <w:szCs w:val="22"/>
        </w:rPr>
        <w:t xml:space="preserve"> </w:t>
      </w:r>
      <w:r w:rsidRPr="00300CE9">
        <w:rPr>
          <w:rFonts w:asciiTheme="majorHAnsi" w:hAnsiTheme="majorHAnsi" w:cstheme="majorHAnsi"/>
          <w:sz w:val="22"/>
          <w:szCs w:val="22"/>
        </w:rPr>
        <w:t>should de</w:t>
      </w:r>
      <w:r w:rsidR="00F62F05" w:rsidRPr="00300CE9">
        <w:rPr>
          <w:rFonts w:asciiTheme="majorHAnsi" w:hAnsiTheme="majorHAnsi" w:cstheme="majorHAnsi"/>
          <w:sz w:val="22"/>
          <w:szCs w:val="22"/>
        </w:rPr>
        <w:t xml:space="preserve">velop an internal </w:t>
      </w:r>
      <w:del w:id="716" w:author="Khananusit, Sarida GIZ TH" w:date="2020-08-26T13:36:00Z">
        <w:r w:rsidRPr="00300CE9" w:rsidDel="0082224A">
          <w:rPr>
            <w:rFonts w:asciiTheme="majorHAnsi" w:hAnsiTheme="majorHAnsi" w:cstheme="majorHAnsi"/>
            <w:sz w:val="22"/>
            <w:szCs w:val="22"/>
          </w:rPr>
          <w:delText xml:space="preserve">local-language </w:delText>
        </w:r>
      </w:del>
      <w:r w:rsidR="00F62F05" w:rsidRPr="00300CE9">
        <w:rPr>
          <w:rFonts w:asciiTheme="majorHAnsi" w:hAnsiTheme="majorHAnsi" w:cstheme="majorHAnsi"/>
          <w:sz w:val="22"/>
          <w:szCs w:val="22"/>
        </w:rPr>
        <w:t xml:space="preserve">quality manual </w:t>
      </w:r>
      <w:ins w:id="717" w:author="Khananusit, Sarida GIZ TH" w:date="2020-08-26T13:36:00Z">
        <w:r w:rsidR="0082224A">
          <w:rPr>
            <w:rFonts w:asciiTheme="majorHAnsi" w:hAnsiTheme="majorHAnsi" w:cstheme="majorHAnsi"/>
            <w:sz w:val="22"/>
            <w:szCs w:val="22"/>
          </w:rPr>
          <w:t xml:space="preserve">(in </w:t>
        </w:r>
        <w:r w:rsidR="0082224A" w:rsidRPr="00300CE9">
          <w:rPr>
            <w:rFonts w:asciiTheme="majorHAnsi" w:hAnsiTheme="majorHAnsi" w:cstheme="majorHAnsi"/>
            <w:sz w:val="22"/>
            <w:szCs w:val="22"/>
          </w:rPr>
          <w:t>local</w:t>
        </w:r>
        <w:r w:rsidR="0082224A">
          <w:rPr>
            <w:rFonts w:asciiTheme="majorHAnsi" w:hAnsiTheme="majorHAnsi" w:cstheme="majorHAnsi"/>
            <w:sz w:val="22"/>
            <w:szCs w:val="22"/>
          </w:rPr>
          <w:t xml:space="preserve"> </w:t>
        </w:r>
        <w:r w:rsidR="0082224A" w:rsidRPr="00300CE9">
          <w:rPr>
            <w:rFonts w:asciiTheme="majorHAnsi" w:hAnsiTheme="majorHAnsi" w:cstheme="majorHAnsi"/>
            <w:sz w:val="22"/>
            <w:szCs w:val="22"/>
          </w:rPr>
          <w:t>language</w:t>
        </w:r>
        <w:r w:rsidR="0082224A">
          <w:rPr>
            <w:rFonts w:asciiTheme="majorHAnsi" w:hAnsiTheme="majorHAnsi" w:cstheme="majorHAnsi"/>
            <w:sz w:val="22"/>
            <w:szCs w:val="22"/>
          </w:rPr>
          <w:t>)</w:t>
        </w:r>
        <w:r w:rsidR="0082224A" w:rsidRPr="00300CE9">
          <w:rPr>
            <w:rFonts w:asciiTheme="majorHAnsi" w:hAnsiTheme="majorHAnsi" w:cstheme="majorHAnsi"/>
            <w:sz w:val="22"/>
            <w:szCs w:val="22"/>
          </w:rPr>
          <w:t xml:space="preserve"> </w:t>
        </w:r>
      </w:ins>
      <w:r w:rsidR="00F62F05" w:rsidRPr="00300CE9">
        <w:rPr>
          <w:rFonts w:asciiTheme="majorHAnsi" w:hAnsiTheme="majorHAnsi" w:cstheme="majorHAnsi"/>
          <w:sz w:val="22"/>
          <w:szCs w:val="22"/>
        </w:rPr>
        <w:t>cover</w:t>
      </w:r>
      <w:r w:rsidRPr="00300CE9">
        <w:rPr>
          <w:rFonts w:asciiTheme="majorHAnsi" w:hAnsiTheme="majorHAnsi" w:cstheme="majorHAnsi"/>
          <w:sz w:val="22"/>
          <w:szCs w:val="22"/>
        </w:rPr>
        <w:t>ing key</w:t>
      </w:r>
      <w:r w:rsidR="00F62F05" w:rsidRPr="00300CE9">
        <w:rPr>
          <w:rFonts w:asciiTheme="majorHAnsi" w:hAnsiTheme="majorHAnsi" w:cstheme="majorHAnsi"/>
          <w:sz w:val="22"/>
          <w:szCs w:val="22"/>
        </w:rPr>
        <w:t xml:space="preserve"> criteria of the SRP Standard </w:t>
      </w:r>
      <w:r w:rsidRPr="00300CE9">
        <w:rPr>
          <w:rFonts w:asciiTheme="majorHAnsi" w:hAnsiTheme="majorHAnsi" w:cstheme="majorHAnsi"/>
          <w:sz w:val="22"/>
          <w:szCs w:val="22"/>
        </w:rPr>
        <w:t xml:space="preserve">where </w:t>
      </w:r>
      <w:r w:rsidR="00F62F05" w:rsidRPr="00300CE9">
        <w:rPr>
          <w:rFonts w:asciiTheme="majorHAnsi" w:hAnsiTheme="majorHAnsi" w:cstheme="majorHAnsi"/>
          <w:sz w:val="22"/>
          <w:szCs w:val="22"/>
        </w:rPr>
        <w:t xml:space="preserve">involvement of producers is </w:t>
      </w:r>
      <w:r w:rsidRPr="00300CE9">
        <w:rPr>
          <w:rFonts w:asciiTheme="majorHAnsi" w:hAnsiTheme="majorHAnsi" w:cstheme="majorHAnsi"/>
          <w:sz w:val="22"/>
          <w:szCs w:val="22"/>
        </w:rPr>
        <w:t>need</w:t>
      </w:r>
      <w:r w:rsidR="00F62F05" w:rsidRPr="00300CE9">
        <w:rPr>
          <w:rFonts w:asciiTheme="majorHAnsi" w:hAnsiTheme="majorHAnsi" w:cstheme="majorHAnsi"/>
          <w:sz w:val="22"/>
          <w:szCs w:val="22"/>
        </w:rPr>
        <w:t xml:space="preserve">ed </w:t>
      </w:r>
      <w:del w:id="718" w:author="Khananusit, Sarida GIZ TH" w:date="2020-08-26T13:36:00Z">
        <w:r w:rsidR="00F62F05" w:rsidRPr="00300CE9" w:rsidDel="0082224A">
          <w:rPr>
            <w:rFonts w:asciiTheme="majorHAnsi" w:hAnsiTheme="majorHAnsi" w:cstheme="majorHAnsi"/>
            <w:sz w:val="22"/>
            <w:szCs w:val="22"/>
          </w:rPr>
          <w:delText xml:space="preserve">in order </w:delText>
        </w:r>
      </w:del>
      <w:r w:rsidR="00F62F05" w:rsidRPr="00300CE9">
        <w:rPr>
          <w:rFonts w:asciiTheme="majorHAnsi" w:hAnsiTheme="majorHAnsi" w:cstheme="majorHAnsi"/>
          <w:sz w:val="22"/>
          <w:szCs w:val="22"/>
        </w:rPr>
        <w:t>to ens</w:t>
      </w:r>
      <w:r w:rsidRPr="00300CE9">
        <w:rPr>
          <w:rFonts w:asciiTheme="majorHAnsi" w:hAnsiTheme="majorHAnsi" w:cstheme="majorHAnsi"/>
          <w:sz w:val="22"/>
          <w:szCs w:val="22"/>
        </w:rPr>
        <w:t>ure group comp</w:t>
      </w:r>
      <w:r w:rsidR="00F62F05" w:rsidRPr="00300CE9">
        <w:rPr>
          <w:rFonts w:asciiTheme="majorHAnsi" w:hAnsiTheme="majorHAnsi" w:cstheme="majorHAnsi"/>
          <w:sz w:val="22"/>
          <w:szCs w:val="22"/>
        </w:rPr>
        <w:t xml:space="preserve">liance with the SRP Standard. This can be presented in a compact form </w:t>
      </w:r>
      <w:r w:rsidRPr="00300CE9">
        <w:rPr>
          <w:rFonts w:asciiTheme="majorHAnsi" w:hAnsiTheme="majorHAnsi" w:cstheme="majorHAnsi"/>
          <w:sz w:val="22"/>
          <w:szCs w:val="22"/>
        </w:rPr>
        <w:t xml:space="preserve">using </w:t>
      </w:r>
      <w:del w:id="719" w:author="Khananusit, Sarida GIZ TH" w:date="2020-08-26T13:37:00Z">
        <w:r w:rsidRPr="00300CE9" w:rsidDel="0082224A">
          <w:rPr>
            <w:rFonts w:asciiTheme="majorHAnsi" w:hAnsiTheme="majorHAnsi" w:cstheme="majorHAnsi"/>
            <w:sz w:val="22"/>
            <w:szCs w:val="22"/>
          </w:rPr>
          <w:delText>easily</w:delText>
        </w:r>
      </w:del>
      <w:del w:id="720" w:author="Khananusit, Sarida GIZ TH" w:date="2020-08-26T13:36:00Z">
        <w:r w:rsidRPr="00300CE9" w:rsidDel="0082224A">
          <w:rPr>
            <w:rFonts w:asciiTheme="majorHAnsi" w:hAnsiTheme="majorHAnsi" w:cstheme="majorHAnsi"/>
            <w:sz w:val="22"/>
            <w:szCs w:val="22"/>
          </w:rPr>
          <w:delText>-</w:delText>
        </w:r>
      </w:del>
      <w:del w:id="721" w:author="Khananusit, Sarida GIZ TH" w:date="2020-08-26T13:37:00Z">
        <w:r w:rsidRPr="00300CE9" w:rsidDel="0082224A">
          <w:rPr>
            <w:rFonts w:asciiTheme="majorHAnsi" w:hAnsiTheme="majorHAnsi" w:cstheme="majorHAnsi"/>
            <w:sz w:val="22"/>
            <w:szCs w:val="22"/>
          </w:rPr>
          <w:delText>understood</w:delText>
        </w:r>
      </w:del>
      <w:ins w:id="722" w:author="Khananusit, Sarida GIZ TH" w:date="2020-08-26T13:37:00Z">
        <w:r w:rsidR="0082224A">
          <w:rPr>
            <w:rFonts w:asciiTheme="majorHAnsi" w:hAnsiTheme="majorHAnsi" w:cstheme="majorHAnsi"/>
            <w:sz w:val="22"/>
            <w:szCs w:val="22"/>
          </w:rPr>
          <w:t>clear</w:t>
        </w:r>
      </w:ins>
      <w:r w:rsidRPr="00300CE9">
        <w:rPr>
          <w:rFonts w:asciiTheme="majorHAnsi" w:hAnsiTheme="majorHAnsi" w:cstheme="majorHAnsi"/>
          <w:sz w:val="22"/>
          <w:szCs w:val="22"/>
        </w:rPr>
        <w:t xml:space="preserve"> language to ensure a </w:t>
      </w:r>
      <w:del w:id="723" w:author="Khananusit, Sarida GIZ TH" w:date="2020-08-26T13:37:00Z">
        <w:r w:rsidRPr="00300CE9" w:rsidDel="0082224A">
          <w:rPr>
            <w:rFonts w:asciiTheme="majorHAnsi" w:hAnsiTheme="majorHAnsi" w:cstheme="majorHAnsi"/>
            <w:sz w:val="22"/>
            <w:szCs w:val="22"/>
          </w:rPr>
          <w:delText xml:space="preserve">clear </w:delText>
        </w:r>
      </w:del>
      <w:ins w:id="724" w:author="Khananusit, Sarida GIZ TH" w:date="2020-08-26T13:37:00Z">
        <w:r w:rsidR="0082224A">
          <w:rPr>
            <w:rFonts w:asciiTheme="majorHAnsi" w:hAnsiTheme="majorHAnsi" w:cstheme="majorHAnsi"/>
            <w:sz w:val="22"/>
            <w:szCs w:val="22"/>
          </w:rPr>
          <w:t>common</w:t>
        </w:r>
        <w:r w:rsidR="0082224A" w:rsidRPr="00300CE9">
          <w:rPr>
            <w:rFonts w:asciiTheme="majorHAnsi" w:hAnsiTheme="majorHAnsi" w:cstheme="majorHAnsi"/>
            <w:sz w:val="22"/>
            <w:szCs w:val="22"/>
          </w:rPr>
          <w:t xml:space="preserve"> </w:t>
        </w:r>
      </w:ins>
      <w:r w:rsidR="00F62F05" w:rsidRPr="00300CE9">
        <w:rPr>
          <w:rFonts w:asciiTheme="majorHAnsi" w:hAnsiTheme="majorHAnsi" w:cstheme="majorHAnsi"/>
          <w:sz w:val="22"/>
          <w:szCs w:val="22"/>
        </w:rPr>
        <w:t xml:space="preserve">understanding </w:t>
      </w:r>
      <w:r w:rsidRPr="00300CE9">
        <w:rPr>
          <w:rFonts w:asciiTheme="majorHAnsi" w:hAnsiTheme="majorHAnsi" w:cstheme="majorHAnsi"/>
          <w:sz w:val="22"/>
          <w:szCs w:val="22"/>
        </w:rPr>
        <w:t>among</w:t>
      </w:r>
      <w:r w:rsidR="00F62F05" w:rsidRPr="00300CE9">
        <w:rPr>
          <w:rFonts w:asciiTheme="majorHAnsi" w:hAnsiTheme="majorHAnsi" w:cstheme="majorHAnsi"/>
          <w:sz w:val="22"/>
          <w:szCs w:val="22"/>
        </w:rPr>
        <w:t xml:space="preserve"> producers. If </w:t>
      </w:r>
      <w:r w:rsidRPr="00300CE9">
        <w:rPr>
          <w:rFonts w:asciiTheme="majorHAnsi" w:hAnsiTheme="majorHAnsi" w:cstheme="majorHAnsi"/>
          <w:sz w:val="22"/>
          <w:szCs w:val="22"/>
        </w:rPr>
        <w:t xml:space="preserve">the </w:t>
      </w:r>
      <w:r w:rsidR="00F62F05" w:rsidRPr="00300CE9">
        <w:rPr>
          <w:rFonts w:asciiTheme="majorHAnsi" w:hAnsiTheme="majorHAnsi" w:cstheme="majorHAnsi"/>
          <w:sz w:val="22"/>
          <w:szCs w:val="22"/>
        </w:rPr>
        <w:t>producer group w</w:t>
      </w:r>
      <w:r w:rsidRPr="00300CE9">
        <w:rPr>
          <w:rFonts w:asciiTheme="majorHAnsi" w:hAnsiTheme="majorHAnsi" w:cstheme="majorHAnsi"/>
          <w:sz w:val="22"/>
          <w:szCs w:val="22"/>
        </w:rPr>
        <w:t>ishes</w:t>
      </w:r>
      <w:r w:rsidR="00F62F05" w:rsidRPr="00300CE9">
        <w:rPr>
          <w:rFonts w:asciiTheme="majorHAnsi" w:hAnsiTheme="majorHAnsi" w:cstheme="majorHAnsi"/>
          <w:sz w:val="22"/>
          <w:szCs w:val="22"/>
        </w:rPr>
        <w:t xml:space="preserve"> to measure group performance using </w:t>
      </w:r>
      <w:r w:rsidRPr="00300CE9">
        <w:rPr>
          <w:rFonts w:asciiTheme="majorHAnsi" w:hAnsiTheme="majorHAnsi" w:cstheme="majorHAnsi"/>
          <w:sz w:val="22"/>
          <w:szCs w:val="22"/>
        </w:rPr>
        <w:t xml:space="preserve">the </w:t>
      </w:r>
      <w:r w:rsidR="00F62F05" w:rsidRPr="00300CE9">
        <w:rPr>
          <w:rFonts w:asciiTheme="majorHAnsi" w:hAnsiTheme="majorHAnsi" w:cstheme="majorHAnsi"/>
          <w:sz w:val="22"/>
          <w:szCs w:val="22"/>
        </w:rPr>
        <w:t xml:space="preserve">SRP </w:t>
      </w:r>
      <w:r w:rsidRPr="00300CE9">
        <w:rPr>
          <w:rFonts w:asciiTheme="majorHAnsi" w:hAnsiTheme="majorHAnsi" w:cstheme="majorHAnsi"/>
          <w:sz w:val="22"/>
          <w:szCs w:val="22"/>
        </w:rPr>
        <w:t>P</w:t>
      </w:r>
      <w:r w:rsidR="00F62F05" w:rsidRPr="00300CE9">
        <w:rPr>
          <w:rFonts w:asciiTheme="majorHAnsi" w:hAnsiTheme="majorHAnsi" w:cstheme="majorHAnsi"/>
          <w:sz w:val="22"/>
          <w:szCs w:val="22"/>
        </w:rPr>
        <w:t xml:space="preserve">erformance </w:t>
      </w:r>
      <w:r w:rsidRPr="00300CE9">
        <w:rPr>
          <w:rFonts w:asciiTheme="majorHAnsi" w:hAnsiTheme="majorHAnsi" w:cstheme="majorHAnsi"/>
          <w:sz w:val="22"/>
          <w:szCs w:val="22"/>
        </w:rPr>
        <w:t>I</w:t>
      </w:r>
      <w:r w:rsidR="00F62F05" w:rsidRPr="00300CE9">
        <w:rPr>
          <w:rFonts w:asciiTheme="majorHAnsi" w:hAnsiTheme="majorHAnsi" w:cstheme="majorHAnsi"/>
          <w:sz w:val="22"/>
          <w:szCs w:val="22"/>
        </w:rPr>
        <w:t>ndicator</w:t>
      </w:r>
      <w:r w:rsidRPr="00300CE9">
        <w:rPr>
          <w:rFonts w:asciiTheme="majorHAnsi" w:hAnsiTheme="majorHAnsi" w:cstheme="majorHAnsi"/>
          <w:sz w:val="22"/>
          <w:szCs w:val="22"/>
        </w:rPr>
        <w:t>s, t</w:t>
      </w:r>
      <w:r w:rsidR="00F62F05" w:rsidRPr="00300CE9">
        <w:rPr>
          <w:rFonts w:asciiTheme="majorHAnsi" w:hAnsiTheme="majorHAnsi" w:cstheme="majorHAnsi"/>
          <w:sz w:val="22"/>
          <w:szCs w:val="22"/>
        </w:rPr>
        <w:t>he</w:t>
      </w:r>
      <w:r w:rsidRPr="00300CE9">
        <w:rPr>
          <w:rFonts w:asciiTheme="majorHAnsi" w:hAnsiTheme="majorHAnsi" w:cstheme="majorHAnsi"/>
          <w:sz w:val="22"/>
          <w:szCs w:val="22"/>
        </w:rPr>
        <w:t xml:space="preserve">se can also be incorporated within </w:t>
      </w:r>
      <w:r w:rsidR="00F62F05" w:rsidRPr="00300CE9">
        <w:rPr>
          <w:rFonts w:asciiTheme="majorHAnsi" w:hAnsiTheme="majorHAnsi" w:cstheme="majorHAnsi"/>
          <w:sz w:val="22"/>
          <w:szCs w:val="22"/>
        </w:rPr>
        <w:t xml:space="preserve">the internal quality manual and internal inspection form. </w:t>
      </w:r>
    </w:p>
    <w:p w14:paraId="638B4500" w14:textId="3F70BF7D" w:rsidR="00F62F05" w:rsidRPr="00300CE9" w:rsidRDefault="00F62F05" w:rsidP="00C03303">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The SRP Performance Indicators offer a measurement tool to complement the SRP Standard. A set of Performance Indicator data needs to be collected as part of compliance with the SRP Standard. </w:t>
      </w:r>
      <w:r w:rsidR="007C26E5" w:rsidRPr="00300CE9">
        <w:rPr>
          <w:rFonts w:asciiTheme="majorHAnsi" w:hAnsiTheme="majorHAnsi" w:cstheme="majorHAnsi"/>
          <w:sz w:val="22"/>
          <w:szCs w:val="22"/>
        </w:rPr>
        <w:t xml:space="preserve">Data collection </w:t>
      </w:r>
      <w:r w:rsidRPr="00300CE9">
        <w:rPr>
          <w:rFonts w:asciiTheme="majorHAnsi" w:hAnsiTheme="majorHAnsi" w:cstheme="majorHAnsi"/>
          <w:sz w:val="22"/>
          <w:szCs w:val="22"/>
        </w:rPr>
        <w:t>requirements are specified in the SRP Standard v. 2.</w:t>
      </w:r>
      <w:r w:rsidR="007C26E5" w:rsidRPr="00300CE9">
        <w:rPr>
          <w:rFonts w:asciiTheme="majorHAnsi" w:hAnsiTheme="majorHAnsi" w:cstheme="majorHAnsi"/>
          <w:sz w:val="22"/>
          <w:szCs w:val="22"/>
        </w:rPr>
        <w:t>1</w:t>
      </w:r>
      <w:r w:rsidRPr="00300CE9">
        <w:rPr>
          <w:rFonts w:asciiTheme="majorHAnsi" w:hAnsiTheme="majorHAnsi" w:cstheme="majorHAnsi"/>
          <w:sz w:val="22"/>
          <w:szCs w:val="22"/>
        </w:rPr>
        <w:t>.</w:t>
      </w:r>
    </w:p>
    <w:p w14:paraId="6E1A5D33" w14:textId="77777777" w:rsidR="00846504" w:rsidRPr="00300CE9" w:rsidRDefault="00846504">
      <w:pPr>
        <w:rPr>
          <w:rFonts w:asciiTheme="majorHAnsi" w:eastAsiaTheme="majorEastAsia" w:hAnsiTheme="majorHAnsi" w:cstheme="majorHAnsi"/>
          <w:b/>
          <w:bCs/>
          <w:color w:val="00B050"/>
          <w:sz w:val="22"/>
          <w:szCs w:val="22"/>
        </w:rPr>
      </w:pPr>
      <w:r w:rsidRPr="00300CE9">
        <w:rPr>
          <w:rFonts w:asciiTheme="majorHAnsi" w:hAnsiTheme="majorHAnsi" w:cstheme="majorHAnsi"/>
          <w:sz w:val="22"/>
          <w:szCs w:val="22"/>
        </w:rPr>
        <w:br w:type="page"/>
      </w:r>
    </w:p>
    <w:p w14:paraId="702F756E" w14:textId="4B64CC53" w:rsidR="00A52577" w:rsidRPr="00300CE9" w:rsidRDefault="00D4054E" w:rsidP="00AD609D">
      <w:pPr>
        <w:pStyle w:val="Heading1"/>
      </w:pPr>
      <w:bookmarkStart w:id="725" w:name="_Toc49348903"/>
      <w:r w:rsidRPr="00300CE9">
        <w:lastRenderedPageBreak/>
        <w:t>Establish</w:t>
      </w:r>
      <w:r w:rsidR="00846504" w:rsidRPr="00300CE9">
        <w:t>ing the IMS</w:t>
      </w:r>
      <w:bookmarkEnd w:id="725"/>
    </w:p>
    <w:p w14:paraId="63A2BD6D" w14:textId="0AD6AB01" w:rsidR="0027215E" w:rsidRPr="00300CE9" w:rsidRDefault="0027215E" w:rsidP="00C03303">
      <w:pPr>
        <w:spacing w:after="240"/>
        <w:jc w:val="both"/>
        <w:rPr>
          <w:rFonts w:asciiTheme="majorHAnsi" w:hAnsiTheme="majorHAnsi" w:cstheme="majorHAnsi"/>
          <w:smallCaps/>
          <w:sz w:val="22"/>
          <w:szCs w:val="22"/>
        </w:rPr>
      </w:pPr>
      <w:r w:rsidRPr="00300CE9">
        <w:rPr>
          <w:rFonts w:asciiTheme="majorHAnsi" w:hAnsiTheme="majorHAnsi" w:cstheme="majorHAnsi"/>
          <w:sz w:val="22"/>
          <w:szCs w:val="22"/>
        </w:rPr>
        <w:t xml:space="preserve">This chapter provides guidance </w:t>
      </w:r>
      <w:r w:rsidR="0000129C" w:rsidRPr="00300CE9">
        <w:rPr>
          <w:rFonts w:asciiTheme="majorHAnsi" w:hAnsiTheme="majorHAnsi" w:cstheme="majorHAnsi"/>
          <w:sz w:val="22"/>
          <w:szCs w:val="22"/>
        </w:rPr>
        <w:t>for establishing</w:t>
      </w:r>
      <w:r w:rsidRPr="00300CE9">
        <w:rPr>
          <w:rFonts w:asciiTheme="majorHAnsi" w:hAnsiTheme="majorHAnsi" w:cstheme="majorHAnsi"/>
          <w:sz w:val="22"/>
          <w:szCs w:val="22"/>
        </w:rPr>
        <w:t xml:space="preserve"> an IMS. </w:t>
      </w:r>
      <w:del w:id="726" w:author="Khananusit, Sarida GIZ TH" w:date="2020-08-26T13:38:00Z">
        <w:r w:rsidRPr="00300CE9" w:rsidDel="002A58CC">
          <w:rPr>
            <w:rFonts w:asciiTheme="majorHAnsi" w:hAnsiTheme="majorHAnsi" w:cstheme="majorHAnsi"/>
            <w:sz w:val="22"/>
            <w:szCs w:val="22"/>
          </w:rPr>
          <w:delText>However, t</w:delText>
        </w:r>
      </w:del>
      <w:ins w:id="727" w:author="Khananusit, Sarida GIZ TH" w:date="2020-08-26T13:38:00Z">
        <w:r w:rsidR="002A58CC">
          <w:rPr>
            <w:rFonts w:asciiTheme="majorHAnsi" w:hAnsiTheme="majorHAnsi" w:cstheme="majorHAnsi"/>
            <w:sz w:val="22"/>
            <w:szCs w:val="22"/>
          </w:rPr>
          <w:t>T</w:t>
        </w:r>
      </w:ins>
      <w:r w:rsidRPr="00300CE9">
        <w:rPr>
          <w:rFonts w:asciiTheme="majorHAnsi" w:hAnsiTheme="majorHAnsi" w:cstheme="majorHAnsi"/>
          <w:sz w:val="22"/>
          <w:szCs w:val="22"/>
        </w:rPr>
        <w:t xml:space="preserve">he text and associated Annexes are not </w:t>
      </w:r>
      <w:proofErr w:type="gramStart"/>
      <w:r w:rsidRPr="00300CE9">
        <w:rPr>
          <w:rFonts w:asciiTheme="majorHAnsi" w:hAnsiTheme="majorHAnsi" w:cstheme="majorHAnsi"/>
          <w:sz w:val="22"/>
          <w:szCs w:val="22"/>
        </w:rPr>
        <w:t>prescriptive</w:t>
      </w:r>
      <w:r w:rsidR="00954ED8" w:rsidRPr="00300CE9">
        <w:rPr>
          <w:rFonts w:asciiTheme="majorHAnsi" w:hAnsiTheme="majorHAnsi" w:cstheme="majorHAnsi"/>
          <w:sz w:val="22"/>
          <w:szCs w:val="22"/>
        </w:rPr>
        <w:t>, and</w:t>
      </w:r>
      <w:proofErr w:type="gramEnd"/>
      <w:r w:rsidR="00954ED8" w:rsidRPr="00300CE9">
        <w:rPr>
          <w:rFonts w:asciiTheme="majorHAnsi" w:hAnsiTheme="majorHAnsi" w:cstheme="majorHAnsi"/>
          <w:sz w:val="22"/>
          <w:szCs w:val="22"/>
        </w:rPr>
        <w:t xml:space="preserve"> aim only to provide</w:t>
      </w:r>
      <w:r w:rsidRPr="00300CE9">
        <w:rPr>
          <w:rFonts w:asciiTheme="majorHAnsi" w:hAnsiTheme="majorHAnsi" w:cstheme="majorHAnsi"/>
          <w:sz w:val="22"/>
          <w:szCs w:val="22"/>
        </w:rPr>
        <w:t xml:space="preserve"> </w:t>
      </w:r>
      <w:r w:rsidR="005B37DF" w:rsidRPr="00300CE9">
        <w:rPr>
          <w:rFonts w:asciiTheme="majorHAnsi" w:hAnsiTheme="majorHAnsi" w:cstheme="majorHAnsi"/>
          <w:sz w:val="22"/>
          <w:szCs w:val="22"/>
        </w:rPr>
        <w:t>basic models</w:t>
      </w:r>
      <w:r w:rsidR="00954ED8" w:rsidRPr="00300CE9">
        <w:rPr>
          <w:rFonts w:asciiTheme="majorHAnsi" w:hAnsiTheme="majorHAnsi" w:cstheme="majorHAnsi"/>
          <w:sz w:val="22"/>
          <w:szCs w:val="22"/>
        </w:rPr>
        <w:t xml:space="preserve"> </w:t>
      </w:r>
      <w:r w:rsidR="005B37DF" w:rsidRPr="00300CE9">
        <w:rPr>
          <w:rFonts w:asciiTheme="majorHAnsi" w:hAnsiTheme="majorHAnsi" w:cstheme="majorHAnsi"/>
          <w:sz w:val="22"/>
          <w:szCs w:val="22"/>
        </w:rPr>
        <w:t>and</w:t>
      </w:r>
      <w:r w:rsidRPr="00300CE9">
        <w:rPr>
          <w:rFonts w:asciiTheme="majorHAnsi" w:hAnsiTheme="majorHAnsi" w:cstheme="majorHAnsi"/>
          <w:sz w:val="22"/>
          <w:szCs w:val="22"/>
        </w:rPr>
        <w:t xml:space="preserve"> tool</w:t>
      </w:r>
      <w:r w:rsidR="005B37DF" w:rsidRPr="00300CE9">
        <w:rPr>
          <w:rFonts w:asciiTheme="majorHAnsi" w:hAnsiTheme="majorHAnsi" w:cstheme="majorHAnsi"/>
          <w:sz w:val="22"/>
          <w:szCs w:val="22"/>
        </w:rPr>
        <w:t>s</w:t>
      </w:r>
      <w:r w:rsidRPr="00300CE9">
        <w:rPr>
          <w:rFonts w:asciiTheme="majorHAnsi" w:hAnsiTheme="majorHAnsi" w:cstheme="majorHAnsi"/>
          <w:sz w:val="22"/>
          <w:szCs w:val="22"/>
        </w:rPr>
        <w:t xml:space="preserve"> to </w:t>
      </w:r>
      <w:r w:rsidR="00954ED8" w:rsidRPr="00300CE9">
        <w:rPr>
          <w:rFonts w:asciiTheme="majorHAnsi" w:hAnsiTheme="majorHAnsi" w:cstheme="majorHAnsi"/>
          <w:sz w:val="22"/>
          <w:szCs w:val="22"/>
        </w:rPr>
        <w:t xml:space="preserve">establish </w:t>
      </w:r>
      <w:r w:rsidRPr="00300CE9">
        <w:rPr>
          <w:rFonts w:asciiTheme="majorHAnsi" w:hAnsiTheme="majorHAnsi" w:cstheme="majorHAnsi"/>
          <w:sz w:val="22"/>
          <w:szCs w:val="22"/>
        </w:rPr>
        <w:t>the main elements of a</w:t>
      </w:r>
      <w:r w:rsidR="00954ED8" w:rsidRPr="00300CE9">
        <w:rPr>
          <w:rFonts w:asciiTheme="majorHAnsi" w:hAnsiTheme="majorHAnsi" w:cstheme="majorHAnsi"/>
          <w:sz w:val="22"/>
          <w:szCs w:val="22"/>
        </w:rPr>
        <w:t xml:space="preserve"> functioning</w:t>
      </w:r>
      <w:r w:rsidRPr="00300CE9">
        <w:rPr>
          <w:rFonts w:asciiTheme="majorHAnsi" w:hAnsiTheme="majorHAnsi" w:cstheme="majorHAnsi"/>
          <w:sz w:val="22"/>
          <w:szCs w:val="22"/>
        </w:rPr>
        <w:t xml:space="preserve"> IMS. </w:t>
      </w:r>
    </w:p>
    <w:p w14:paraId="795F2E8D" w14:textId="77777777" w:rsidR="0018399D" w:rsidRPr="00300CE9" w:rsidRDefault="0018399D" w:rsidP="00300CE9">
      <w:pPr>
        <w:pStyle w:val="Heading2"/>
        <w:ind w:left="810" w:hanging="792"/>
      </w:pPr>
      <w:bookmarkStart w:id="728" w:name="_Toc49348904"/>
      <w:commentRangeStart w:id="729"/>
      <w:commentRangeStart w:id="730"/>
      <w:r w:rsidRPr="00300CE9">
        <w:t xml:space="preserve">Legality </w:t>
      </w:r>
      <w:commentRangeEnd w:id="729"/>
      <w:r w:rsidRPr="00300CE9">
        <w:commentReference w:id="729"/>
      </w:r>
      <w:commentRangeEnd w:id="730"/>
      <w:r w:rsidRPr="00300CE9">
        <w:commentReference w:id="730"/>
      </w:r>
      <w:bookmarkEnd w:id="728"/>
    </w:p>
    <w:p w14:paraId="5389CAD6" w14:textId="0B6655B9" w:rsidR="0018399D" w:rsidRPr="00300CE9" w:rsidRDefault="0018399D" w:rsidP="0018399D">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It is important </w:t>
      </w:r>
      <w:r w:rsidR="00954ED8" w:rsidRPr="00300CE9">
        <w:rPr>
          <w:rFonts w:asciiTheme="majorHAnsi" w:hAnsiTheme="majorHAnsi" w:cstheme="majorHAnsi"/>
          <w:sz w:val="22"/>
          <w:szCs w:val="22"/>
        </w:rPr>
        <w:t>that</w:t>
      </w:r>
      <w:r w:rsidRPr="00300CE9">
        <w:rPr>
          <w:rFonts w:asciiTheme="majorHAnsi" w:hAnsiTheme="majorHAnsi" w:cstheme="majorHAnsi"/>
          <w:sz w:val="22"/>
          <w:szCs w:val="22"/>
        </w:rPr>
        <w:t xml:space="preserve"> </w:t>
      </w:r>
      <w:r w:rsidR="00954ED8" w:rsidRPr="00300CE9">
        <w:rPr>
          <w:rFonts w:asciiTheme="majorHAnsi" w:hAnsiTheme="majorHAnsi" w:cstheme="majorHAnsi"/>
          <w:sz w:val="22"/>
          <w:szCs w:val="22"/>
        </w:rPr>
        <w:t xml:space="preserve">the </w:t>
      </w:r>
      <w:r w:rsidRPr="00300CE9">
        <w:rPr>
          <w:rFonts w:asciiTheme="majorHAnsi" w:hAnsiTheme="majorHAnsi" w:cstheme="majorHAnsi"/>
          <w:sz w:val="22"/>
          <w:szCs w:val="22"/>
        </w:rPr>
        <w:t xml:space="preserve">producer group </w:t>
      </w:r>
      <w:r w:rsidR="00954ED8" w:rsidRPr="00300CE9">
        <w:rPr>
          <w:rFonts w:asciiTheme="majorHAnsi" w:hAnsiTheme="majorHAnsi" w:cstheme="majorHAnsi"/>
          <w:sz w:val="22"/>
          <w:szCs w:val="22"/>
        </w:rPr>
        <w:t>has</w:t>
      </w:r>
      <w:r w:rsidRPr="00300CE9">
        <w:rPr>
          <w:rFonts w:asciiTheme="majorHAnsi" w:hAnsiTheme="majorHAnsi" w:cstheme="majorHAnsi"/>
          <w:sz w:val="22"/>
          <w:szCs w:val="22"/>
        </w:rPr>
        <w:t xml:space="preserve"> legal standing entitl</w:t>
      </w:r>
      <w:r w:rsidR="00954ED8" w:rsidRPr="00300CE9">
        <w:rPr>
          <w:rFonts w:asciiTheme="majorHAnsi" w:hAnsiTheme="majorHAnsi" w:cstheme="majorHAnsi"/>
          <w:sz w:val="22"/>
          <w:szCs w:val="22"/>
        </w:rPr>
        <w:t>ing it</w:t>
      </w:r>
      <w:r w:rsidRPr="00300CE9">
        <w:rPr>
          <w:rFonts w:asciiTheme="majorHAnsi" w:hAnsiTheme="majorHAnsi" w:cstheme="majorHAnsi"/>
          <w:sz w:val="22"/>
          <w:szCs w:val="22"/>
        </w:rPr>
        <w:t xml:space="preserve"> to enter into a contractual relationship with GLOBALG.A.P. through the 'GLOBALG.A.P. Sublicense and Verification Agreement' in its latest version (available </w:t>
      </w:r>
      <w:r w:rsidR="00954ED8" w:rsidRPr="00300CE9">
        <w:rPr>
          <w:rFonts w:asciiTheme="majorHAnsi" w:hAnsiTheme="majorHAnsi" w:cstheme="majorHAnsi"/>
          <w:sz w:val="22"/>
          <w:szCs w:val="22"/>
        </w:rPr>
        <w:t>via</w:t>
      </w:r>
      <w:r w:rsidRPr="00300CE9">
        <w:rPr>
          <w:rFonts w:asciiTheme="majorHAnsi" w:hAnsiTheme="majorHAnsi" w:cstheme="majorHAnsi"/>
          <w:sz w:val="22"/>
          <w:szCs w:val="22"/>
        </w:rPr>
        <w:t xml:space="preserve"> the GLOBALG.A.P. website) by a GLOBALG.A.P. approved Data Collector/VB, and with a Verification Body when </w:t>
      </w:r>
      <w:r w:rsidR="00954ED8" w:rsidRPr="00300CE9">
        <w:rPr>
          <w:rFonts w:asciiTheme="majorHAnsi" w:hAnsiTheme="majorHAnsi" w:cstheme="majorHAnsi"/>
          <w:sz w:val="22"/>
          <w:szCs w:val="22"/>
        </w:rPr>
        <w:t xml:space="preserve">the </w:t>
      </w:r>
      <w:r w:rsidRPr="00300CE9">
        <w:rPr>
          <w:rFonts w:asciiTheme="majorHAnsi" w:hAnsiTheme="majorHAnsi" w:cstheme="majorHAnsi"/>
          <w:sz w:val="22"/>
          <w:szCs w:val="22"/>
        </w:rPr>
        <w:t xml:space="preserve">producer group </w:t>
      </w:r>
      <w:r w:rsidR="00954ED8" w:rsidRPr="00300CE9">
        <w:rPr>
          <w:rFonts w:asciiTheme="majorHAnsi" w:hAnsiTheme="majorHAnsi" w:cstheme="majorHAnsi"/>
          <w:sz w:val="22"/>
          <w:szCs w:val="22"/>
        </w:rPr>
        <w:t>elects to</w:t>
      </w:r>
      <w:r w:rsidRPr="00300CE9">
        <w:rPr>
          <w:rFonts w:asciiTheme="majorHAnsi" w:hAnsiTheme="majorHAnsi" w:cstheme="majorHAnsi"/>
          <w:sz w:val="22"/>
          <w:szCs w:val="22"/>
        </w:rPr>
        <w:t xml:space="preserve"> </w:t>
      </w:r>
      <w:r w:rsidR="00954ED8" w:rsidRPr="00300CE9">
        <w:rPr>
          <w:rFonts w:asciiTheme="majorHAnsi" w:hAnsiTheme="majorHAnsi" w:cstheme="majorHAnsi"/>
          <w:sz w:val="22"/>
          <w:szCs w:val="22"/>
        </w:rPr>
        <w:t>undergo</w:t>
      </w:r>
      <w:r w:rsidRPr="00300CE9">
        <w:rPr>
          <w:rFonts w:asciiTheme="majorHAnsi" w:hAnsiTheme="majorHAnsi" w:cstheme="majorHAnsi"/>
          <w:sz w:val="22"/>
          <w:szCs w:val="22"/>
        </w:rPr>
        <w:t xml:space="preserve"> </w:t>
      </w:r>
      <w:ins w:id="731" w:author="Khananusit, Sarida GIZ TH" w:date="2020-08-26T13:38:00Z">
        <w:r w:rsidR="002A58CC">
          <w:rPr>
            <w:rFonts w:asciiTheme="majorHAnsi" w:hAnsiTheme="majorHAnsi" w:cstheme="majorHAnsi"/>
            <w:sz w:val="22"/>
            <w:szCs w:val="22"/>
          </w:rPr>
          <w:t xml:space="preserve">Assurance </w:t>
        </w:r>
      </w:ins>
      <w:r w:rsidR="00954ED8" w:rsidRPr="00300CE9">
        <w:rPr>
          <w:rFonts w:asciiTheme="majorHAnsi" w:hAnsiTheme="majorHAnsi" w:cstheme="majorHAnsi"/>
          <w:sz w:val="22"/>
          <w:szCs w:val="22"/>
        </w:rPr>
        <w:t>L</w:t>
      </w:r>
      <w:r w:rsidRPr="00300CE9">
        <w:rPr>
          <w:rFonts w:asciiTheme="majorHAnsi" w:hAnsiTheme="majorHAnsi" w:cstheme="majorHAnsi"/>
          <w:sz w:val="22"/>
          <w:szCs w:val="22"/>
        </w:rPr>
        <w:t xml:space="preserve">evel 2 or </w:t>
      </w:r>
      <w:r w:rsidR="00954ED8" w:rsidRPr="00300CE9">
        <w:rPr>
          <w:rFonts w:asciiTheme="majorHAnsi" w:hAnsiTheme="majorHAnsi" w:cstheme="majorHAnsi"/>
          <w:sz w:val="22"/>
          <w:szCs w:val="22"/>
        </w:rPr>
        <w:t>L</w:t>
      </w:r>
      <w:r w:rsidRPr="00300CE9">
        <w:rPr>
          <w:rFonts w:asciiTheme="majorHAnsi" w:hAnsiTheme="majorHAnsi" w:cstheme="majorHAnsi"/>
          <w:sz w:val="22"/>
          <w:szCs w:val="22"/>
        </w:rPr>
        <w:t xml:space="preserve">evel 3 </w:t>
      </w:r>
      <w:del w:id="732" w:author="Khananusit, Sarida GIZ TH" w:date="2020-08-26T13:38:00Z">
        <w:r w:rsidRPr="00300CE9" w:rsidDel="002A58CC">
          <w:rPr>
            <w:rFonts w:asciiTheme="majorHAnsi" w:hAnsiTheme="majorHAnsi" w:cstheme="majorHAnsi"/>
            <w:sz w:val="22"/>
            <w:szCs w:val="22"/>
          </w:rPr>
          <w:delText xml:space="preserve">assurance </w:delText>
        </w:r>
      </w:del>
      <w:r w:rsidRPr="00300CE9">
        <w:rPr>
          <w:rFonts w:asciiTheme="majorHAnsi" w:hAnsiTheme="majorHAnsi" w:cstheme="majorHAnsi"/>
          <w:sz w:val="22"/>
          <w:szCs w:val="22"/>
        </w:rPr>
        <w:t>verification audit</w:t>
      </w:r>
      <w:ins w:id="733" w:author="Khananusit, Sarida GIZ TH" w:date="2020-08-26T13:39:00Z">
        <w:r w:rsidR="002A58CC">
          <w:rPr>
            <w:rFonts w:asciiTheme="majorHAnsi" w:hAnsiTheme="majorHAnsi" w:cstheme="majorHAnsi"/>
            <w:sz w:val="22"/>
            <w:szCs w:val="22"/>
          </w:rPr>
          <w:t>s</w:t>
        </w:r>
      </w:ins>
      <w:r w:rsidRPr="00300CE9">
        <w:rPr>
          <w:rFonts w:asciiTheme="majorHAnsi" w:hAnsiTheme="majorHAnsi" w:cstheme="majorHAnsi"/>
          <w:sz w:val="22"/>
          <w:szCs w:val="22"/>
        </w:rPr>
        <w:t xml:space="preserve">. </w:t>
      </w:r>
    </w:p>
    <w:p w14:paraId="68375812" w14:textId="3C084F6A" w:rsidR="0018399D" w:rsidRPr="00300CE9" w:rsidRDefault="0018399D" w:rsidP="0018399D">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All documentation shall be available to demonstrate the </w:t>
      </w:r>
      <w:r w:rsidR="00954ED8" w:rsidRPr="00300CE9">
        <w:rPr>
          <w:rFonts w:asciiTheme="majorHAnsi" w:hAnsiTheme="majorHAnsi" w:cstheme="majorHAnsi"/>
          <w:sz w:val="22"/>
          <w:szCs w:val="22"/>
        </w:rPr>
        <w:t xml:space="preserve">producer group’s </w:t>
      </w:r>
      <w:r w:rsidRPr="00300CE9">
        <w:rPr>
          <w:rFonts w:asciiTheme="majorHAnsi" w:hAnsiTheme="majorHAnsi" w:cstheme="majorHAnsi"/>
          <w:sz w:val="22"/>
          <w:szCs w:val="22"/>
        </w:rPr>
        <w:t>legal standing</w:t>
      </w:r>
      <w:r w:rsidR="00954ED8" w:rsidRPr="00300CE9">
        <w:rPr>
          <w:rFonts w:asciiTheme="majorHAnsi" w:hAnsiTheme="majorHAnsi" w:cstheme="majorHAnsi"/>
          <w:sz w:val="22"/>
          <w:szCs w:val="22"/>
        </w:rPr>
        <w:t>,</w:t>
      </w:r>
      <w:r w:rsidRPr="00300CE9">
        <w:rPr>
          <w:rFonts w:asciiTheme="majorHAnsi" w:hAnsiTheme="majorHAnsi" w:cstheme="majorHAnsi"/>
          <w:sz w:val="22"/>
          <w:szCs w:val="22"/>
        </w:rPr>
        <w:t xml:space="preserve"> </w:t>
      </w:r>
      <w:r w:rsidR="00954ED8" w:rsidRPr="00300CE9">
        <w:rPr>
          <w:rFonts w:asciiTheme="majorHAnsi" w:hAnsiTheme="majorHAnsi" w:cstheme="majorHAnsi"/>
          <w:sz w:val="22"/>
          <w:szCs w:val="22"/>
        </w:rPr>
        <w:t xml:space="preserve">its </w:t>
      </w:r>
      <w:r w:rsidRPr="00300CE9">
        <w:rPr>
          <w:rFonts w:asciiTheme="majorHAnsi" w:hAnsiTheme="majorHAnsi" w:cstheme="majorHAnsi"/>
          <w:sz w:val="22"/>
          <w:szCs w:val="22"/>
        </w:rPr>
        <w:t xml:space="preserve">right to carry out agricultural production and/or trading and </w:t>
      </w:r>
      <w:r w:rsidR="00954ED8" w:rsidRPr="00300CE9">
        <w:rPr>
          <w:rFonts w:asciiTheme="majorHAnsi" w:hAnsiTheme="majorHAnsi" w:cstheme="majorHAnsi"/>
          <w:sz w:val="22"/>
          <w:szCs w:val="22"/>
        </w:rPr>
        <w:t>its ability</w:t>
      </w:r>
      <w:r w:rsidRPr="00300CE9">
        <w:rPr>
          <w:rFonts w:asciiTheme="majorHAnsi" w:hAnsiTheme="majorHAnsi" w:cstheme="majorHAnsi"/>
          <w:sz w:val="22"/>
          <w:szCs w:val="22"/>
        </w:rPr>
        <w:t xml:space="preserve"> to </w:t>
      </w:r>
      <w:r w:rsidR="00954ED8" w:rsidRPr="00300CE9">
        <w:rPr>
          <w:rFonts w:asciiTheme="majorHAnsi" w:hAnsiTheme="majorHAnsi" w:cstheme="majorHAnsi"/>
          <w:sz w:val="22"/>
          <w:szCs w:val="22"/>
        </w:rPr>
        <w:t xml:space="preserve">represent and </w:t>
      </w:r>
      <w:r w:rsidRPr="00300CE9">
        <w:rPr>
          <w:rFonts w:asciiTheme="majorHAnsi" w:hAnsiTheme="majorHAnsi" w:cstheme="majorHAnsi"/>
          <w:sz w:val="22"/>
          <w:szCs w:val="22"/>
        </w:rPr>
        <w:t xml:space="preserve">contract with the </w:t>
      </w:r>
      <w:r w:rsidR="00954ED8" w:rsidRPr="00300CE9">
        <w:rPr>
          <w:rFonts w:asciiTheme="majorHAnsi" w:hAnsiTheme="majorHAnsi" w:cstheme="majorHAnsi"/>
          <w:sz w:val="22"/>
          <w:szCs w:val="22"/>
        </w:rPr>
        <w:t>group’s members and third parties</w:t>
      </w:r>
      <w:r w:rsidRPr="00300CE9">
        <w:rPr>
          <w:rFonts w:asciiTheme="majorHAnsi" w:hAnsiTheme="majorHAnsi" w:cstheme="majorHAnsi"/>
          <w:sz w:val="22"/>
          <w:szCs w:val="22"/>
        </w:rPr>
        <w:t xml:space="preserve">. </w:t>
      </w:r>
    </w:p>
    <w:p w14:paraId="2E3A8CB2" w14:textId="61050F32" w:rsidR="0018399D" w:rsidRPr="00300CE9" w:rsidRDefault="0018399D" w:rsidP="0018399D">
      <w:pPr>
        <w:spacing w:after="240"/>
        <w:jc w:val="both"/>
        <w:rPr>
          <w:rFonts w:asciiTheme="majorHAnsi" w:hAnsiTheme="majorHAnsi" w:cstheme="majorHAnsi"/>
          <w:sz w:val="22"/>
          <w:szCs w:val="22"/>
        </w:rPr>
      </w:pPr>
      <w:r w:rsidRPr="00300CE9">
        <w:rPr>
          <w:rFonts w:asciiTheme="majorHAnsi" w:hAnsiTheme="majorHAnsi" w:cstheme="majorHAnsi"/>
          <w:sz w:val="22"/>
          <w:szCs w:val="22"/>
        </w:rPr>
        <w:t>I</w:t>
      </w:r>
      <w:r w:rsidR="00954ED8" w:rsidRPr="00300CE9">
        <w:rPr>
          <w:rFonts w:asciiTheme="majorHAnsi" w:hAnsiTheme="majorHAnsi" w:cstheme="majorHAnsi"/>
          <w:sz w:val="22"/>
          <w:szCs w:val="22"/>
        </w:rPr>
        <w:t xml:space="preserve">f the </w:t>
      </w:r>
      <w:r w:rsidRPr="00300CE9">
        <w:rPr>
          <w:rFonts w:asciiTheme="majorHAnsi" w:hAnsiTheme="majorHAnsi" w:cstheme="majorHAnsi"/>
          <w:sz w:val="22"/>
          <w:szCs w:val="22"/>
        </w:rPr>
        <w:t>producer group</w:t>
      </w:r>
      <w:del w:id="734" w:author="Khananusit, Sarida GIZ TH" w:date="2020-08-26T13:39:00Z">
        <w:r w:rsidRPr="00300CE9" w:rsidDel="002A58CC">
          <w:rPr>
            <w:rFonts w:asciiTheme="majorHAnsi" w:hAnsiTheme="majorHAnsi" w:cstheme="majorHAnsi"/>
            <w:sz w:val="22"/>
            <w:szCs w:val="22"/>
          </w:rPr>
          <w:delText>s</w:delText>
        </w:r>
      </w:del>
      <w:r w:rsidR="00954ED8" w:rsidRPr="00300CE9">
        <w:rPr>
          <w:rFonts w:asciiTheme="majorHAnsi" w:hAnsiTheme="majorHAnsi" w:cstheme="majorHAnsi"/>
          <w:sz w:val="22"/>
          <w:szCs w:val="22"/>
        </w:rPr>
        <w:t xml:space="preserve"> does not have legal status</w:t>
      </w:r>
      <w:r w:rsidRPr="00300CE9">
        <w:rPr>
          <w:rFonts w:asciiTheme="majorHAnsi" w:hAnsiTheme="majorHAnsi" w:cstheme="majorHAnsi"/>
          <w:sz w:val="22"/>
          <w:szCs w:val="22"/>
        </w:rPr>
        <w:t xml:space="preserve">, the organisation is </w:t>
      </w:r>
      <w:r w:rsidR="00954ED8" w:rsidRPr="00300CE9">
        <w:rPr>
          <w:rFonts w:asciiTheme="majorHAnsi" w:hAnsiTheme="majorHAnsi" w:cstheme="majorHAnsi"/>
          <w:sz w:val="22"/>
          <w:szCs w:val="22"/>
        </w:rPr>
        <w:t xml:space="preserve">nevertheless </w:t>
      </w:r>
      <w:r w:rsidRPr="00300CE9">
        <w:rPr>
          <w:rFonts w:asciiTheme="majorHAnsi" w:hAnsiTheme="majorHAnsi" w:cstheme="majorHAnsi"/>
          <w:sz w:val="22"/>
          <w:szCs w:val="22"/>
        </w:rPr>
        <w:t xml:space="preserve">expected to follow the same processes as if they were a legal entity, in particular </w:t>
      </w:r>
      <w:proofErr w:type="gramStart"/>
      <w:r w:rsidRPr="00300CE9">
        <w:rPr>
          <w:rFonts w:asciiTheme="majorHAnsi" w:hAnsiTheme="majorHAnsi" w:cstheme="majorHAnsi"/>
          <w:sz w:val="22"/>
          <w:szCs w:val="22"/>
        </w:rPr>
        <w:t>with regard to</w:t>
      </w:r>
      <w:proofErr w:type="gramEnd"/>
      <w:r w:rsidRPr="00300CE9">
        <w:rPr>
          <w:rFonts w:asciiTheme="majorHAnsi" w:hAnsiTheme="majorHAnsi" w:cstheme="majorHAnsi"/>
          <w:sz w:val="22"/>
          <w:szCs w:val="22"/>
        </w:rPr>
        <w:t xml:space="preserve"> governance structures to implement </w:t>
      </w:r>
      <w:r w:rsidR="00954ED8" w:rsidRPr="00300CE9">
        <w:rPr>
          <w:rFonts w:asciiTheme="majorHAnsi" w:hAnsiTheme="majorHAnsi" w:cstheme="majorHAnsi"/>
          <w:sz w:val="22"/>
          <w:szCs w:val="22"/>
        </w:rPr>
        <w:t xml:space="preserve">the </w:t>
      </w:r>
      <w:r w:rsidRPr="00300CE9">
        <w:rPr>
          <w:rFonts w:asciiTheme="majorHAnsi" w:hAnsiTheme="majorHAnsi" w:cstheme="majorHAnsi"/>
          <w:sz w:val="22"/>
          <w:szCs w:val="22"/>
        </w:rPr>
        <w:t>IMS. All group members are required to sign an</w:t>
      </w:r>
      <w:r w:rsidR="00954ED8" w:rsidRPr="00300CE9">
        <w:rPr>
          <w:rFonts w:asciiTheme="majorHAnsi" w:hAnsiTheme="majorHAnsi" w:cstheme="majorHAnsi"/>
          <w:sz w:val="22"/>
          <w:szCs w:val="22"/>
        </w:rPr>
        <w:t xml:space="preserve"> individual</w:t>
      </w:r>
      <w:r w:rsidRPr="00300CE9">
        <w:rPr>
          <w:rFonts w:asciiTheme="majorHAnsi" w:hAnsiTheme="majorHAnsi" w:cstheme="majorHAnsi"/>
          <w:sz w:val="22"/>
          <w:szCs w:val="22"/>
        </w:rPr>
        <w:t xml:space="preserve"> agreement to comply with the SRP Standard and IMS.</w:t>
      </w:r>
    </w:p>
    <w:p w14:paraId="69ACF8EB" w14:textId="68AC243F" w:rsidR="000A7D44" w:rsidRPr="00300CE9" w:rsidRDefault="000A7D44" w:rsidP="00300CE9">
      <w:pPr>
        <w:pStyle w:val="Heading2"/>
        <w:ind w:left="810" w:hanging="792"/>
      </w:pPr>
      <w:bookmarkStart w:id="735" w:name="_Toc43569221"/>
      <w:bookmarkStart w:id="736" w:name="_Toc43569364"/>
      <w:bookmarkStart w:id="737" w:name="_Toc43569508"/>
      <w:bookmarkStart w:id="738" w:name="_Toc43569842"/>
      <w:bookmarkStart w:id="739" w:name="_Toc43570005"/>
      <w:bookmarkStart w:id="740" w:name="_Toc43572093"/>
      <w:bookmarkStart w:id="741" w:name="_Toc43572251"/>
      <w:bookmarkStart w:id="742" w:name="_Toc49104205"/>
      <w:bookmarkEnd w:id="735"/>
      <w:bookmarkEnd w:id="736"/>
      <w:bookmarkEnd w:id="737"/>
      <w:bookmarkEnd w:id="738"/>
      <w:bookmarkEnd w:id="739"/>
      <w:bookmarkEnd w:id="740"/>
      <w:bookmarkEnd w:id="741"/>
      <w:bookmarkEnd w:id="742"/>
      <w:del w:id="743" w:author="Khananusit, Sarida GIZ TH" w:date="2020-08-26T13:39:00Z">
        <w:r w:rsidRPr="00300CE9" w:rsidDel="002A58CC">
          <w:delText xml:space="preserve">3.2.  </w:delText>
        </w:r>
        <w:r w:rsidRPr="00300CE9" w:rsidDel="002A58CC">
          <w:tab/>
        </w:r>
      </w:del>
      <w:bookmarkStart w:id="744" w:name="_Hlk18590380"/>
      <w:bookmarkStart w:id="745" w:name="_Toc49348905"/>
      <w:r w:rsidR="00AF2E6D" w:rsidRPr="00300CE9">
        <w:t>E</w:t>
      </w:r>
      <w:r w:rsidR="00BA352B" w:rsidRPr="00300CE9">
        <w:t xml:space="preserve">stablishment </w:t>
      </w:r>
      <w:r w:rsidR="00162D1E" w:rsidRPr="00300CE9">
        <w:t xml:space="preserve">and </w:t>
      </w:r>
      <w:r w:rsidR="00954ED8" w:rsidRPr="00300CE9">
        <w:t>o</w:t>
      </w:r>
      <w:r w:rsidR="00283AF1" w:rsidRPr="00300CE9">
        <w:t>rganisation</w:t>
      </w:r>
      <w:r w:rsidR="00954ED8" w:rsidRPr="00300CE9">
        <w:t>al s</w:t>
      </w:r>
      <w:r w:rsidR="00162D1E" w:rsidRPr="00300CE9">
        <w:t>tructur</w:t>
      </w:r>
      <w:r w:rsidRPr="00300CE9">
        <w:t>e</w:t>
      </w:r>
      <w:bookmarkEnd w:id="745"/>
    </w:p>
    <w:bookmarkEnd w:id="744"/>
    <w:p w14:paraId="769A1EB9" w14:textId="5057B567" w:rsidR="0038566C" w:rsidRPr="00300CE9" w:rsidRDefault="002A58CC" w:rsidP="00C03303">
      <w:pPr>
        <w:spacing w:after="240"/>
        <w:jc w:val="both"/>
        <w:rPr>
          <w:rFonts w:asciiTheme="majorHAnsi" w:hAnsiTheme="majorHAnsi" w:cstheme="majorHAnsi"/>
        </w:rPr>
      </w:pPr>
      <w:r w:rsidRPr="00300CE9">
        <w:rPr>
          <w:rFonts w:asciiTheme="majorHAnsi" w:hAnsiTheme="majorHAnsi" w:cstheme="majorHAnsi"/>
          <w:noProof/>
          <w:lang w:val="en-US"/>
        </w:rPr>
        <w:drawing>
          <wp:anchor distT="0" distB="0" distL="114300" distR="114300" simplePos="0" relativeHeight="251678720" behindDoc="0" locked="0" layoutInCell="1" allowOverlap="1" wp14:anchorId="66894D50" wp14:editId="2369482E">
            <wp:simplePos x="0" y="0"/>
            <wp:positionH relativeFrom="margin">
              <wp:posOffset>682625</wp:posOffset>
            </wp:positionH>
            <wp:positionV relativeFrom="paragraph">
              <wp:posOffset>1105535</wp:posOffset>
            </wp:positionV>
            <wp:extent cx="4337050" cy="1743075"/>
            <wp:effectExtent l="0" t="0" r="25400" b="9525"/>
            <wp:wrapTopAndBottom/>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page">
              <wp14:pctWidth>0</wp14:pctWidth>
            </wp14:sizeRelH>
            <wp14:sizeRelV relativeFrom="page">
              <wp14:pctHeight>0</wp14:pctHeight>
            </wp14:sizeRelV>
          </wp:anchor>
        </w:drawing>
      </w:r>
      <w:r w:rsidR="00954ED8" w:rsidRPr="00300CE9">
        <w:rPr>
          <w:rFonts w:asciiTheme="majorHAnsi" w:hAnsiTheme="majorHAnsi" w:cstheme="majorHAnsi"/>
          <w:sz w:val="22"/>
          <w:szCs w:val="22"/>
        </w:rPr>
        <w:t>The IMS</w:t>
      </w:r>
      <w:r w:rsidR="00F53FC4" w:rsidRPr="00300CE9">
        <w:rPr>
          <w:rFonts w:asciiTheme="majorHAnsi" w:hAnsiTheme="majorHAnsi" w:cstheme="majorHAnsi"/>
          <w:sz w:val="22"/>
          <w:szCs w:val="22"/>
        </w:rPr>
        <w:t xml:space="preserve"> should be established and structure</w:t>
      </w:r>
      <w:r w:rsidR="000E2EE6" w:rsidRPr="00300CE9">
        <w:rPr>
          <w:rFonts w:asciiTheme="majorHAnsi" w:hAnsiTheme="majorHAnsi" w:cstheme="majorHAnsi"/>
          <w:sz w:val="22"/>
          <w:szCs w:val="22"/>
        </w:rPr>
        <w:t>d</w:t>
      </w:r>
      <w:r w:rsidR="00F53FC4" w:rsidRPr="00300CE9">
        <w:rPr>
          <w:rFonts w:asciiTheme="majorHAnsi" w:hAnsiTheme="majorHAnsi" w:cstheme="majorHAnsi"/>
          <w:sz w:val="22"/>
          <w:szCs w:val="22"/>
        </w:rPr>
        <w:t xml:space="preserve"> </w:t>
      </w:r>
      <w:r w:rsidR="00954ED8" w:rsidRPr="00300CE9">
        <w:rPr>
          <w:rFonts w:asciiTheme="majorHAnsi" w:hAnsiTheme="majorHAnsi" w:cstheme="majorHAnsi"/>
          <w:sz w:val="22"/>
          <w:szCs w:val="22"/>
        </w:rPr>
        <w:t xml:space="preserve">to allow it to provide systematic </w:t>
      </w:r>
      <w:r w:rsidR="000E2EE6" w:rsidRPr="00300CE9">
        <w:rPr>
          <w:rFonts w:asciiTheme="majorHAnsi" w:hAnsiTheme="majorHAnsi" w:cstheme="majorHAnsi"/>
          <w:sz w:val="22"/>
          <w:szCs w:val="22"/>
        </w:rPr>
        <w:t xml:space="preserve">support </w:t>
      </w:r>
      <w:r w:rsidR="00954ED8" w:rsidRPr="00300CE9">
        <w:rPr>
          <w:rFonts w:asciiTheme="majorHAnsi" w:hAnsiTheme="majorHAnsi" w:cstheme="majorHAnsi"/>
          <w:sz w:val="22"/>
          <w:szCs w:val="22"/>
        </w:rPr>
        <w:t>to group members</w:t>
      </w:r>
      <w:r w:rsidR="000E2EE6" w:rsidRPr="00300CE9">
        <w:rPr>
          <w:rFonts w:asciiTheme="majorHAnsi" w:hAnsiTheme="majorHAnsi" w:cstheme="majorHAnsi"/>
          <w:sz w:val="22"/>
          <w:szCs w:val="22"/>
        </w:rPr>
        <w:t xml:space="preserve"> in implementing the SRP Standard, measure results and identify measures for continuous improvement</w:t>
      </w:r>
      <w:r w:rsidR="00C25203" w:rsidRPr="00300CE9">
        <w:rPr>
          <w:rFonts w:asciiTheme="majorHAnsi" w:hAnsiTheme="majorHAnsi" w:cstheme="majorHAnsi"/>
          <w:sz w:val="22"/>
          <w:szCs w:val="22"/>
        </w:rPr>
        <w:t xml:space="preserve">. </w:t>
      </w:r>
      <w:r w:rsidR="00954ED8" w:rsidRPr="00300CE9">
        <w:rPr>
          <w:rFonts w:asciiTheme="majorHAnsi" w:hAnsiTheme="majorHAnsi" w:cstheme="majorHAnsi"/>
          <w:sz w:val="22"/>
          <w:szCs w:val="22"/>
        </w:rPr>
        <w:t>O</w:t>
      </w:r>
      <w:r w:rsidR="001970F3" w:rsidRPr="00300CE9">
        <w:rPr>
          <w:rFonts w:asciiTheme="majorHAnsi" w:hAnsiTheme="majorHAnsi" w:cstheme="majorHAnsi"/>
          <w:sz w:val="22"/>
          <w:szCs w:val="22"/>
        </w:rPr>
        <w:t>rganisation</w:t>
      </w:r>
      <w:r w:rsidR="00954ED8" w:rsidRPr="00300CE9">
        <w:rPr>
          <w:rFonts w:asciiTheme="majorHAnsi" w:hAnsiTheme="majorHAnsi" w:cstheme="majorHAnsi"/>
          <w:sz w:val="22"/>
          <w:szCs w:val="22"/>
        </w:rPr>
        <w:t>al</w:t>
      </w:r>
      <w:r w:rsidR="001970F3" w:rsidRPr="00300CE9">
        <w:rPr>
          <w:rFonts w:asciiTheme="majorHAnsi" w:hAnsiTheme="majorHAnsi" w:cstheme="majorHAnsi"/>
          <w:sz w:val="22"/>
          <w:szCs w:val="22"/>
        </w:rPr>
        <w:t xml:space="preserve"> structure</w:t>
      </w:r>
      <w:r w:rsidR="00954ED8" w:rsidRPr="00300CE9">
        <w:rPr>
          <w:rFonts w:asciiTheme="majorHAnsi" w:hAnsiTheme="majorHAnsi" w:cstheme="majorHAnsi"/>
          <w:sz w:val="22"/>
          <w:szCs w:val="22"/>
        </w:rPr>
        <w:t xml:space="preserve">s may differ according to </w:t>
      </w:r>
      <w:r w:rsidR="001970F3" w:rsidRPr="00300CE9">
        <w:rPr>
          <w:rFonts w:asciiTheme="majorHAnsi" w:hAnsiTheme="majorHAnsi" w:cstheme="majorHAnsi"/>
          <w:sz w:val="22"/>
          <w:szCs w:val="22"/>
        </w:rPr>
        <w:t>need</w:t>
      </w:r>
      <w:r w:rsidR="00954ED8" w:rsidRPr="00300CE9">
        <w:rPr>
          <w:rFonts w:asciiTheme="majorHAnsi" w:hAnsiTheme="majorHAnsi" w:cstheme="majorHAnsi"/>
          <w:sz w:val="22"/>
          <w:szCs w:val="22"/>
        </w:rPr>
        <w:t>s</w:t>
      </w:r>
      <w:r w:rsidR="001970F3" w:rsidRPr="00300CE9">
        <w:rPr>
          <w:rFonts w:asciiTheme="majorHAnsi" w:hAnsiTheme="majorHAnsi" w:cstheme="majorHAnsi"/>
          <w:sz w:val="22"/>
          <w:szCs w:val="22"/>
        </w:rPr>
        <w:t xml:space="preserve"> and </w:t>
      </w:r>
      <w:r w:rsidR="00954ED8" w:rsidRPr="00300CE9">
        <w:rPr>
          <w:rFonts w:asciiTheme="majorHAnsi" w:hAnsiTheme="majorHAnsi" w:cstheme="majorHAnsi"/>
          <w:sz w:val="22"/>
          <w:szCs w:val="22"/>
        </w:rPr>
        <w:t xml:space="preserve">local </w:t>
      </w:r>
      <w:r w:rsidR="001970F3" w:rsidRPr="00300CE9">
        <w:rPr>
          <w:rFonts w:asciiTheme="majorHAnsi" w:hAnsiTheme="majorHAnsi" w:cstheme="majorHAnsi"/>
          <w:sz w:val="22"/>
          <w:szCs w:val="22"/>
        </w:rPr>
        <w:t>culture</w:t>
      </w:r>
      <w:r w:rsidR="00954ED8" w:rsidRPr="00300CE9">
        <w:rPr>
          <w:rFonts w:asciiTheme="majorHAnsi" w:hAnsiTheme="majorHAnsi" w:cstheme="majorHAnsi"/>
          <w:sz w:val="22"/>
          <w:szCs w:val="22"/>
        </w:rPr>
        <w:t>; however,</w:t>
      </w:r>
      <w:r w:rsidR="009F49B3" w:rsidRPr="00300CE9">
        <w:rPr>
          <w:rFonts w:asciiTheme="majorHAnsi" w:hAnsiTheme="majorHAnsi" w:cstheme="majorHAnsi"/>
          <w:sz w:val="22"/>
          <w:szCs w:val="22"/>
        </w:rPr>
        <w:t xml:space="preserve"> t</w:t>
      </w:r>
      <w:r w:rsidR="0038566C" w:rsidRPr="00300CE9">
        <w:rPr>
          <w:rFonts w:asciiTheme="majorHAnsi" w:hAnsiTheme="majorHAnsi" w:cstheme="majorHAnsi"/>
          <w:sz w:val="22"/>
          <w:szCs w:val="22"/>
        </w:rPr>
        <w:t>he</w:t>
      </w:r>
      <w:r w:rsidR="00055F64" w:rsidRPr="00300CE9">
        <w:rPr>
          <w:rFonts w:asciiTheme="majorHAnsi" w:hAnsiTheme="majorHAnsi" w:cstheme="majorHAnsi"/>
          <w:sz w:val="22"/>
          <w:szCs w:val="22"/>
        </w:rPr>
        <w:t xml:space="preserve"> IMS will incorporate common</w:t>
      </w:r>
      <w:r w:rsidR="0038566C" w:rsidRPr="00300CE9">
        <w:rPr>
          <w:rFonts w:asciiTheme="majorHAnsi" w:hAnsiTheme="majorHAnsi" w:cstheme="majorHAnsi"/>
          <w:sz w:val="22"/>
          <w:szCs w:val="22"/>
        </w:rPr>
        <w:t xml:space="preserve"> basic </w:t>
      </w:r>
      <w:r w:rsidR="00BF0AC6" w:rsidRPr="00300CE9">
        <w:rPr>
          <w:rFonts w:asciiTheme="majorHAnsi" w:hAnsiTheme="majorHAnsi" w:cstheme="majorHAnsi"/>
          <w:sz w:val="22"/>
          <w:szCs w:val="22"/>
        </w:rPr>
        <w:t>administrati</w:t>
      </w:r>
      <w:r w:rsidR="00055F64" w:rsidRPr="00300CE9">
        <w:rPr>
          <w:rFonts w:asciiTheme="majorHAnsi" w:hAnsiTheme="majorHAnsi" w:cstheme="majorHAnsi"/>
          <w:sz w:val="22"/>
          <w:szCs w:val="22"/>
        </w:rPr>
        <w:t>ve</w:t>
      </w:r>
      <w:r w:rsidR="00BF0AC6" w:rsidRPr="00300CE9">
        <w:rPr>
          <w:rFonts w:asciiTheme="majorHAnsi" w:hAnsiTheme="majorHAnsi" w:cstheme="majorHAnsi"/>
          <w:sz w:val="22"/>
          <w:szCs w:val="22"/>
        </w:rPr>
        <w:t xml:space="preserve"> and </w:t>
      </w:r>
      <w:r w:rsidR="0038566C" w:rsidRPr="00300CE9">
        <w:rPr>
          <w:rFonts w:asciiTheme="majorHAnsi" w:hAnsiTheme="majorHAnsi" w:cstheme="majorHAnsi"/>
          <w:sz w:val="22"/>
          <w:szCs w:val="22"/>
        </w:rPr>
        <w:t>structur</w:t>
      </w:r>
      <w:r w:rsidR="00055F64" w:rsidRPr="00300CE9">
        <w:rPr>
          <w:rFonts w:asciiTheme="majorHAnsi" w:hAnsiTheme="majorHAnsi" w:cstheme="majorHAnsi"/>
          <w:sz w:val="22"/>
          <w:szCs w:val="22"/>
        </w:rPr>
        <w:t xml:space="preserve">al </w:t>
      </w:r>
      <w:del w:id="746" w:author="Khananusit, Sarida GIZ TH" w:date="2020-08-26T13:44:00Z">
        <w:r w:rsidR="00055F64" w:rsidRPr="00300CE9" w:rsidDel="002A58CC">
          <w:rPr>
            <w:rFonts w:asciiTheme="majorHAnsi" w:hAnsiTheme="majorHAnsi" w:cstheme="majorHAnsi"/>
            <w:sz w:val="22"/>
            <w:szCs w:val="22"/>
          </w:rPr>
          <w:delText xml:space="preserve">elements </w:delText>
        </w:r>
      </w:del>
      <w:ins w:id="747" w:author="Khananusit, Sarida GIZ TH" w:date="2020-08-26T13:44:00Z">
        <w:r>
          <w:rPr>
            <w:rFonts w:asciiTheme="majorHAnsi" w:hAnsiTheme="majorHAnsi" w:cstheme="majorHAnsi"/>
            <w:sz w:val="22"/>
            <w:szCs w:val="22"/>
          </w:rPr>
          <w:t>components</w:t>
        </w:r>
        <w:r w:rsidRPr="00300CE9">
          <w:rPr>
            <w:rFonts w:asciiTheme="majorHAnsi" w:hAnsiTheme="majorHAnsi" w:cstheme="majorHAnsi"/>
            <w:sz w:val="22"/>
            <w:szCs w:val="22"/>
          </w:rPr>
          <w:t xml:space="preserve"> </w:t>
        </w:r>
      </w:ins>
      <w:r w:rsidR="00055F64" w:rsidRPr="00300CE9">
        <w:rPr>
          <w:rFonts w:asciiTheme="majorHAnsi" w:hAnsiTheme="majorHAnsi" w:cstheme="majorHAnsi"/>
          <w:sz w:val="22"/>
          <w:szCs w:val="22"/>
        </w:rPr>
        <w:t xml:space="preserve">as </w:t>
      </w:r>
      <w:r w:rsidR="00237C66" w:rsidRPr="00300CE9">
        <w:rPr>
          <w:rFonts w:asciiTheme="majorHAnsi" w:hAnsiTheme="majorHAnsi" w:cstheme="majorHAnsi"/>
          <w:sz w:val="22"/>
          <w:szCs w:val="22"/>
        </w:rPr>
        <w:t xml:space="preserve">illustrated </w:t>
      </w:r>
      <w:r w:rsidR="00055F64" w:rsidRPr="00300CE9">
        <w:rPr>
          <w:rFonts w:asciiTheme="majorHAnsi" w:hAnsiTheme="majorHAnsi" w:cstheme="majorHAnsi"/>
          <w:sz w:val="22"/>
          <w:szCs w:val="22"/>
        </w:rPr>
        <w:t>in</w:t>
      </w:r>
      <w:r w:rsidR="00237C66" w:rsidRPr="00300CE9">
        <w:rPr>
          <w:rFonts w:asciiTheme="majorHAnsi" w:hAnsiTheme="majorHAnsi" w:cstheme="majorHAnsi"/>
          <w:sz w:val="22"/>
          <w:szCs w:val="22"/>
        </w:rPr>
        <w:t xml:space="preserve"> the </w:t>
      </w:r>
      <w:r w:rsidR="0038566C" w:rsidRPr="00300CE9">
        <w:rPr>
          <w:rFonts w:asciiTheme="majorHAnsi" w:hAnsiTheme="majorHAnsi" w:cstheme="majorHAnsi"/>
          <w:sz w:val="22"/>
          <w:szCs w:val="22"/>
        </w:rPr>
        <w:t xml:space="preserve">model </w:t>
      </w:r>
      <w:r w:rsidR="00055F64" w:rsidRPr="00300CE9">
        <w:rPr>
          <w:rFonts w:asciiTheme="majorHAnsi" w:hAnsiTheme="majorHAnsi" w:cstheme="majorHAnsi"/>
          <w:sz w:val="22"/>
          <w:szCs w:val="22"/>
        </w:rPr>
        <w:t xml:space="preserve">show </w:t>
      </w:r>
      <w:r w:rsidR="00237C66" w:rsidRPr="00300CE9">
        <w:rPr>
          <w:rFonts w:asciiTheme="majorHAnsi" w:hAnsiTheme="majorHAnsi" w:cstheme="majorHAnsi"/>
          <w:sz w:val="22"/>
          <w:szCs w:val="22"/>
        </w:rPr>
        <w:t>below</w:t>
      </w:r>
      <w:r w:rsidR="0038566C" w:rsidRPr="00300CE9">
        <w:rPr>
          <w:rFonts w:asciiTheme="majorHAnsi" w:hAnsiTheme="majorHAnsi" w:cstheme="majorHAnsi"/>
          <w:sz w:val="22"/>
          <w:szCs w:val="22"/>
        </w:rPr>
        <w:t>.</w:t>
      </w:r>
      <w:r w:rsidR="009F49B3" w:rsidRPr="00300CE9">
        <w:rPr>
          <w:rFonts w:asciiTheme="majorHAnsi" w:hAnsiTheme="majorHAnsi" w:cstheme="majorHAnsi"/>
          <w:sz w:val="22"/>
          <w:szCs w:val="22"/>
        </w:rPr>
        <w:t xml:space="preserve"> </w:t>
      </w:r>
      <w:r w:rsidR="00055F64" w:rsidRPr="00300CE9">
        <w:rPr>
          <w:rFonts w:asciiTheme="majorHAnsi" w:hAnsiTheme="majorHAnsi" w:cstheme="majorHAnsi"/>
          <w:sz w:val="22"/>
          <w:szCs w:val="22"/>
        </w:rPr>
        <w:t xml:space="preserve">Annex 1 defines the </w:t>
      </w:r>
      <w:del w:id="748" w:author="Khananusit, Sarida GIZ TH" w:date="2020-08-26T13:43:00Z">
        <w:r w:rsidR="00055F64" w:rsidRPr="00300CE9" w:rsidDel="002A58CC">
          <w:rPr>
            <w:rFonts w:asciiTheme="majorHAnsi" w:hAnsiTheme="majorHAnsi" w:cstheme="majorHAnsi"/>
            <w:sz w:val="22"/>
            <w:szCs w:val="22"/>
          </w:rPr>
          <w:delText xml:space="preserve">role and </w:delText>
        </w:r>
      </w:del>
      <w:r w:rsidR="00055F64" w:rsidRPr="00300CE9">
        <w:rPr>
          <w:rFonts w:asciiTheme="majorHAnsi" w:hAnsiTheme="majorHAnsi" w:cstheme="majorHAnsi"/>
          <w:sz w:val="22"/>
          <w:szCs w:val="22"/>
        </w:rPr>
        <w:t>function</w:t>
      </w:r>
      <w:ins w:id="749" w:author="Khananusit, Sarida GIZ TH" w:date="2020-08-26T13:43:00Z">
        <w:r>
          <w:rPr>
            <w:rFonts w:asciiTheme="majorHAnsi" w:hAnsiTheme="majorHAnsi" w:cstheme="majorHAnsi"/>
            <w:sz w:val="22"/>
            <w:szCs w:val="22"/>
          </w:rPr>
          <w:t xml:space="preserve"> and responsibilities</w:t>
        </w:r>
      </w:ins>
      <w:r w:rsidR="00055F64" w:rsidRPr="00300CE9">
        <w:rPr>
          <w:rFonts w:asciiTheme="majorHAnsi" w:hAnsiTheme="majorHAnsi" w:cstheme="majorHAnsi"/>
          <w:sz w:val="22"/>
          <w:szCs w:val="22"/>
        </w:rPr>
        <w:t xml:space="preserve"> of ea</w:t>
      </w:r>
      <w:r w:rsidR="009F49B3" w:rsidRPr="00300CE9">
        <w:rPr>
          <w:rFonts w:asciiTheme="majorHAnsi" w:hAnsiTheme="majorHAnsi" w:cstheme="majorHAnsi"/>
          <w:sz w:val="22"/>
          <w:szCs w:val="22"/>
        </w:rPr>
        <w:t xml:space="preserve">ch </w:t>
      </w:r>
      <w:r w:rsidR="00055F64" w:rsidRPr="00300CE9">
        <w:rPr>
          <w:rFonts w:asciiTheme="majorHAnsi" w:hAnsiTheme="majorHAnsi" w:cstheme="majorHAnsi"/>
          <w:sz w:val="22"/>
          <w:szCs w:val="22"/>
        </w:rPr>
        <w:t>component in the organization</w:t>
      </w:r>
      <w:r w:rsidR="009F49B3" w:rsidRPr="00300CE9">
        <w:rPr>
          <w:rFonts w:asciiTheme="majorHAnsi" w:hAnsiTheme="majorHAnsi" w:cstheme="majorHAnsi"/>
          <w:sz w:val="22"/>
          <w:szCs w:val="22"/>
        </w:rPr>
        <w:t xml:space="preserve">. </w:t>
      </w:r>
    </w:p>
    <w:p w14:paraId="1199A542" w14:textId="4554D350" w:rsidR="0038566C" w:rsidRPr="00300CE9" w:rsidDel="002A58CC" w:rsidRDefault="0038566C" w:rsidP="0038566C">
      <w:pPr>
        <w:rPr>
          <w:del w:id="750" w:author="Khananusit, Sarida GIZ TH" w:date="2020-08-26T13:40:00Z"/>
          <w:rFonts w:asciiTheme="majorHAnsi" w:hAnsiTheme="majorHAnsi" w:cstheme="majorHAnsi"/>
        </w:rPr>
      </w:pPr>
    </w:p>
    <w:p w14:paraId="5B884735" w14:textId="77777777" w:rsidR="00DE1794" w:rsidRPr="00300CE9" w:rsidRDefault="00DE1794" w:rsidP="00237C66">
      <w:pPr>
        <w:widowControl w:val="0"/>
        <w:suppressAutoHyphens/>
        <w:jc w:val="both"/>
        <w:rPr>
          <w:rFonts w:asciiTheme="majorHAnsi" w:hAnsiTheme="majorHAnsi" w:cstheme="majorHAnsi"/>
          <w:sz w:val="22"/>
          <w:szCs w:val="22"/>
        </w:rPr>
      </w:pPr>
    </w:p>
    <w:p w14:paraId="7FE7F1D0" w14:textId="24266463" w:rsidR="00DE1794" w:rsidRPr="00300CE9" w:rsidRDefault="0038566C" w:rsidP="00237C66">
      <w:pPr>
        <w:widowControl w:val="0"/>
        <w:suppressAutoHyphens/>
        <w:jc w:val="both"/>
        <w:rPr>
          <w:rFonts w:asciiTheme="majorHAnsi" w:hAnsiTheme="majorHAnsi" w:cstheme="majorHAnsi"/>
          <w:sz w:val="22"/>
          <w:szCs w:val="22"/>
        </w:rPr>
      </w:pPr>
      <w:commentRangeStart w:id="751"/>
      <w:commentRangeStart w:id="752"/>
      <w:r w:rsidRPr="00300CE9">
        <w:rPr>
          <w:rFonts w:asciiTheme="majorHAnsi" w:hAnsiTheme="majorHAnsi" w:cstheme="majorHAnsi"/>
          <w:sz w:val="22"/>
          <w:szCs w:val="22"/>
        </w:rPr>
        <w:t xml:space="preserve">The </w:t>
      </w:r>
      <w:r w:rsidR="0033686B" w:rsidRPr="00300CE9">
        <w:rPr>
          <w:rFonts w:asciiTheme="majorHAnsi" w:hAnsiTheme="majorHAnsi" w:cstheme="majorHAnsi"/>
          <w:sz w:val="22"/>
          <w:szCs w:val="22"/>
        </w:rPr>
        <w:t xml:space="preserve">producer group </w:t>
      </w:r>
      <w:del w:id="753" w:author="Khananusit, Sarida GIZ TH" w:date="2020-08-26T13:41:00Z">
        <w:r w:rsidR="0033686B" w:rsidRPr="00300CE9" w:rsidDel="002A58CC">
          <w:rPr>
            <w:rFonts w:asciiTheme="majorHAnsi" w:hAnsiTheme="majorHAnsi" w:cstheme="majorHAnsi"/>
            <w:sz w:val="22"/>
            <w:szCs w:val="22"/>
          </w:rPr>
          <w:delText xml:space="preserve">needs to </w:delText>
        </w:r>
      </w:del>
      <w:ins w:id="754" w:author="Khananusit, Sarida GIZ TH" w:date="2020-08-26T13:41:00Z">
        <w:r w:rsidR="002A58CC">
          <w:rPr>
            <w:rFonts w:asciiTheme="majorHAnsi" w:hAnsiTheme="majorHAnsi" w:cstheme="majorHAnsi"/>
            <w:sz w:val="22"/>
            <w:szCs w:val="22"/>
          </w:rPr>
          <w:t xml:space="preserve">must </w:t>
        </w:r>
      </w:ins>
      <w:r w:rsidRPr="00300CE9">
        <w:rPr>
          <w:rFonts w:asciiTheme="majorHAnsi" w:hAnsiTheme="majorHAnsi" w:cstheme="majorHAnsi"/>
          <w:sz w:val="22"/>
          <w:szCs w:val="22"/>
        </w:rPr>
        <w:t>define</w:t>
      </w:r>
      <w:r w:rsidR="0033686B" w:rsidRPr="00300CE9">
        <w:rPr>
          <w:rFonts w:asciiTheme="majorHAnsi" w:hAnsiTheme="majorHAnsi" w:cstheme="majorHAnsi"/>
          <w:sz w:val="22"/>
          <w:szCs w:val="22"/>
        </w:rPr>
        <w:t xml:space="preserve"> the </w:t>
      </w:r>
      <w:ins w:id="755" w:author="Khananusit, Sarida GIZ TH" w:date="2020-08-26T13:44:00Z">
        <w:r w:rsidR="002A58CC">
          <w:rPr>
            <w:rFonts w:asciiTheme="majorHAnsi" w:hAnsiTheme="majorHAnsi" w:cstheme="majorHAnsi"/>
            <w:sz w:val="22"/>
            <w:szCs w:val="22"/>
          </w:rPr>
          <w:t xml:space="preserve">function and </w:t>
        </w:r>
      </w:ins>
      <w:r w:rsidR="00BF0AC6" w:rsidRPr="00300CE9">
        <w:rPr>
          <w:rFonts w:asciiTheme="majorHAnsi" w:hAnsiTheme="majorHAnsi" w:cstheme="majorHAnsi"/>
          <w:sz w:val="22"/>
          <w:szCs w:val="22"/>
        </w:rPr>
        <w:t>responsibili</w:t>
      </w:r>
      <w:r w:rsidR="0033686B" w:rsidRPr="00300CE9">
        <w:rPr>
          <w:rFonts w:asciiTheme="majorHAnsi" w:hAnsiTheme="majorHAnsi" w:cstheme="majorHAnsi"/>
          <w:sz w:val="22"/>
          <w:szCs w:val="22"/>
        </w:rPr>
        <w:t xml:space="preserve">ties </w:t>
      </w:r>
      <w:r w:rsidR="005740B6" w:rsidRPr="00300CE9">
        <w:rPr>
          <w:rFonts w:asciiTheme="majorHAnsi" w:hAnsiTheme="majorHAnsi" w:cstheme="majorHAnsi"/>
          <w:sz w:val="22"/>
          <w:szCs w:val="22"/>
        </w:rPr>
        <w:t>of</w:t>
      </w:r>
      <w:r w:rsidR="0033686B" w:rsidRPr="00300CE9">
        <w:rPr>
          <w:rFonts w:asciiTheme="majorHAnsi" w:hAnsiTheme="majorHAnsi" w:cstheme="majorHAnsi"/>
          <w:sz w:val="22"/>
          <w:szCs w:val="22"/>
        </w:rPr>
        <w:t xml:space="preserve"> </w:t>
      </w:r>
      <w:del w:id="756" w:author="Khananusit, Sarida GIZ TH" w:date="2020-08-26T13:41:00Z">
        <w:r w:rsidR="005740B6" w:rsidRPr="00300CE9" w:rsidDel="002A58CC">
          <w:rPr>
            <w:rFonts w:asciiTheme="majorHAnsi" w:hAnsiTheme="majorHAnsi" w:cstheme="majorHAnsi"/>
            <w:sz w:val="22"/>
            <w:szCs w:val="22"/>
          </w:rPr>
          <w:delText xml:space="preserve">those </w:delText>
        </w:r>
      </w:del>
      <w:r w:rsidR="0033686B" w:rsidRPr="00300CE9">
        <w:rPr>
          <w:rFonts w:asciiTheme="majorHAnsi" w:hAnsiTheme="majorHAnsi" w:cstheme="majorHAnsi"/>
          <w:sz w:val="22"/>
          <w:szCs w:val="22"/>
        </w:rPr>
        <w:t>individual</w:t>
      </w:r>
      <w:r w:rsidR="005740B6" w:rsidRPr="00300CE9">
        <w:rPr>
          <w:rFonts w:asciiTheme="majorHAnsi" w:hAnsiTheme="majorHAnsi" w:cstheme="majorHAnsi"/>
          <w:sz w:val="22"/>
          <w:szCs w:val="22"/>
        </w:rPr>
        <w:t>s</w:t>
      </w:r>
      <w:r w:rsidR="0033686B" w:rsidRPr="00300CE9">
        <w:rPr>
          <w:rFonts w:asciiTheme="majorHAnsi" w:hAnsiTheme="majorHAnsi" w:cstheme="majorHAnsi"/>
          <w:sz w:val="22"/>
          <w:szCs w:val="22"/>
        </w:rPr>
        <w:t xml:space="preserve"> </w:t>
      </w:r>
      <w:ins w:id="757" w:author="Khananusit, Sarida GIZ TH" w:date="2020-08-26T13:41:00Z">
        <w:r w:rsidR="002A58CC">
          <w:rPr>
            <w:rFonts w:asciiTheme="majorHAnsi" w:hAnsiTheme="majorHAnsi" w:cstheme="majorHAnsi"/>
            <w:sz w:val="22"/>
            <w:szCs w:val="22"/>
          </w:rPr>
          <w:t xml:space="preserve">who are </w:t>
        </w:r>
      </w:ins>
      <w:r w:rsidR="0033686B" w:rsidRPr="00300CE9">
        <w:rPr>
          <w:rFonts w:asciiTheme="majorHAnsi" w:hAnsiTheme="majorHAnsi" w:cstheme="majorHAnsi"/>
          <w:sz w:val="22"/>
          <w:szCs w:val="22"/>
        </w:rPr>
        <w:t xml:space="preserve">assigned to </w:t>
      </w:r>
      <w:ins w:id="758" w:author="Khananusit, Sarida GIZ TH" w:date="2020-08-26T13:42:00Z">
        <w:r w:rsidR="002A58CC">
          <w:rPr>
            <w:rFonts w:asciiTheme="majorHAnsi" w:hAnsiTheme="majorHAnsi" w:cstheme="majorHAnsi"/>
            <w:sz w:val="22"/>
            <w:szCs w:val="22"/>
          </w:rPr>
          <w:t xml:space="preserve">serve in each of the </w:t>
        </w:r>
      </w:ins>
      <w:ins w:id="759" w:author="Khananusit, Sarida GIZ TH" w:date="2020-08-26T13:44:00Z">
        <w:r w:rsidR="002A58CC">
          <w:rPr>
            <w:rFonts w:asciiTheme="majorHAnsi" w:hAnsiTheme="majorHAnsi" w:cstheme="majorHAnsi"/>
            <w:sz w:val="22"/>
            <w:szCs w:val="22"/>
          </w:rPr>
          <w:t>components</w:t>
        </w:r>
      </w:ins>
      <w:ins w:id="760" w:author="Khananusit, Sarida GIZ TH" w:date="2020-08-26T13:42:00Z">
        <w:r w:rsidR="002A58CC">
          <w:rPr>
            <w:rFonts w:asciiTheme="majorHAnsi" w:hAnsiTheme="majorHAnsi" w:cstheme="majorHAnsi"/>
            <w:sz w:val="22"/>
            <w:szCs w:val="22"/>
          </w:rPr>
          <w:t xml:space="preserve"> within the IMS. </w:t>
        </w:r>
      </w:ins>
      <w:del w:id="761" w:author="Khananusit, Sarida GIZ TH" w:date="2020-08-26T13:42:00Z">
        <w:r w:rsidR="0033686B" w:rsidRPr="00300CE9" w:rsidDel="002A58CC">
          <w:rPr>
            <w:rFonts w:asciiTheme="majorHAnsi" w:hAnsiTheme="majorHAnsi" w:cstheme="majorHAnsi"/>
            <w:sz w:val="22"/>
            <w:szCs w:val="22"/>
          </w:rPr>
          <w:delText xml:space="preserve">each </w:delText>
        </w:r>
        <w:r w:rsidR="005740B6" w:rsidRPr="00300CE9" w:rsidDel="002A58CC">
          <w:rPr>
            <w:rFonts w:asciiTheme="majorHAnsi" w:hAnsiTheme="majorHAnsi" w:cstheme="majorHAnsi"/>
            <w:sz w:val="22"/>
            <w:szCs w:val="22"/>
          </w:rPr>
          <w:delText xml:space="preserve">organizational </w:delText>
        </w:r>
        <w:r w:rsidR="0033686B" w:rsidRPr="00300CE9" w:rsidDel="002A58CC">
          <w:rPr>
            <w:rFonts w:asciiTheme="majorHAnsi" w:hAnsiTheme="majorHAnsi" w:cstheme="majorHAnsi"/>
            <w:sz w:val="22"/>
            <w:szCs w:val="22"/>
          </w:rPr>
          <w:delText>role</w:delText>
        </w:r>
        <w:r w:rsidR="005740B6" w:rsidRPr="00300CE9" w:rsidDel="002A58CC">
          <w:rPr>
            <w:rFonts w:asciiTheme="majorHAnsi" w:hAnsiTheme="majorHAnsi" w:cstheme="majorHAnsi"/>
            <w:sz w:val="22"/>
            <w:szCs w:val="22"/>
          </w:rPr>
          <w:delText xml:space="preserve"> in the IMS.</w:delText>
        </w:r>
        <w:r w:rsidRPr="00300CE9" w:rsidDel="002A58CC">
          <w:rPr>
            <w:rFonts w:asciiTheme="majorHAnsi" w:hAnsiTheme="majorHAnsi" w:cstheme="majorHAnsi"/>
            <w:sz w:val="22"/>
            <w:szCs w:val="22"/>
          </w:rPr>
          <w:delText xml:space="preserve"> </w:delText>
        </w:r>
      </w:del>
      <w:ins w:id="762" w:author="Khananusit, Sarida GIZ TH" w:date="2020-08-26T13:44:00Z">
        <w:r w:rsidR="002A58CC">
          <w:rPr>
            <w:rFonts w:asciiTheme="majorHAnsi" w:hAnsiTheme="majorHAnsi" w:cstheme="majorHAnsi"/>
            <w:sz w:val="22"/>
            <w:szCs w:val="22"/>
          </w:rPr>
          <w:t>Individuals should be selected</w:t>
        </w:r>
      </w:ins>
      <w:ins w:id="763" w:author="Khananusit, Sarida GIZ TH" w:date="2020-08-26T13:45:00Z">
        <w:r w:rsidR="002A58CC">
          <w:rPr>
            <w:rFonts w:asciiTheme="majorHAnsi" w:hAnsiTheme="majorHAnsi" w:cstheme="majorHAnsi"/>
            <w:sz w:val="22"/>
            <w:szCs w:val="22"/>
          </w:rPr>
          <w:t xml:space="preserve"> based on whether they meet the qualifications and possess the competencies req</w:t>
        </w:r>
      </w:ins>
      <w:ins w:id="764" w:author="Khananusit, Sarida GIZ TH" w:date="2020-08-26T13:46:00Z">
        <w:r w:rsidR="002A58CC">
          <w:rPr>
            <w:rFonts w:asciiTheme="majorHAnsi" w:hAnsiTheme="majorHAnsi" w:cstheme="majorHAnsi"/>
            <w:sz w:val="22"/>
            <w:szCs w:val="22"/>
          </w:rPr>
          <w:t xml:space="preserve">uired for the component in which they will serve. </w:t>
        </w:r>
      </w:ins>
      <w:ins w:id="765" w:author="Khananusit, Sarida GIZ TH" w:date="2020-08-26T13:45:00Z">
        <w:r w:rsidR="002A58CC">
          <w:rPr>
            <w:rFonts w:asciiTheme="majorHAnsi" w:hAnsiTheme="majorHAnsi" w:cstheme="majorHAnsi"/>
            <w:sz w:val="22"/>
            <w:szCs w:val="22"/>
          </w:rPr>
          <w:t xml:space="preserve"> </w:t>
        </w:r>
      </w:ins>
      <w:del w:id="766" w:author="Khananusit, Sarida GIZ TH" w:date="2020-08-26T13:46:00Z">
        <w:r w:rsidR="005740B6" w:rsidRPr="00300CE9" w:rsidDel="002A58CC">
          <w:rPr>
            <w:rFonts w:asciiTheme="majorHAnsi" w:hAnsiTheme="majorHAnsi" w:cstheme="majorHAnsi"/>
            <w:sz w:val="22"/>
            <w:szCs w:val="22"/>
          </w:rPr>
          <w:delText>Competency-based selection of these individuals is a critical success factor, and it is also important to identify t</w:delText>
        </w:r>
      </w:del>
      <w:ins w:id="767" w:author="Khananusit, Sarida GIZ TH" w:date="2020-08-26T13:46:00Z">
        <w:r w:rsidR="002A58CC">
          <w:rPr>
            <w:rFonts w:asciiTheme="majorHAnsi" w:hAnsiTheme="majorHAnsi" w:cstheme="majorHAnsi"/>
            <w:sz w:val="22"/>
            <w:szCs w:val="22"/>
          </w:rPr>
          <w:t>T</w:t>
        </w:r>
      </w:ins>
      <w:r w:rsidR="005740B6" w:rsidRPr="00300CE9">
        <w:rPr>
          <w:rFonts w:asciiTheme="majorHAnsi" w:hAnsiTheme="majorHAnsi" w:cstheme="majorHAnsi"/>
          <w:sz w:val="22"/>
          <w:szCs w:val="22"/>
        </w:rPr>
        <w:t>raining needs for IMS staff at an early stage</w:t>
      </w:r>
      <w:ins w:id="768" w:author="Khananusit, Sarida GIZ TH" w:date="2020-08-26T13:47:00Z">
        <w:r w:rsidR="002A58CC" w:rsidRPr="002A58CC">
          <w:rPr>
            <w:rFonts w:asciiTheme="majorHAnsi" w:hAnsiTheme="majorHAnsi" w:cstheme="majorHAnsi"/>
            <w:sz w:val="22"/>
            <w:szCs w:val="22"/>
          </w:rPr>
          <w:t xml:space="preserve"> </w:t>
        </w:r>
        <w:r w:rsidR="002A58CC">
          <w:rPr>
            <w:rFonts w:asciiTheme="majorHAnsi" w:hAnsiTheme="majorHAnsi" w:cstheme="majorHAnsi"/>
            <w:sz w:val="22"/>
            <w:szCs w:val="22"/>
          </w:rPr>
          <w:t>to supplement their competencies</w:t>
        </w:r>
      </w:ins>
      <w:r w:rsidR="005740B6" w:rsidRPr="00300CE9">
        <w:rPr>
          <w:rFonts w:asciiTheme="majorHAnsi" w:hAnsiTheme="majorHAnsi" w:cstheme="majorHAnsi"/>
          <w:sz w:val="22"/>
          <w:szCs w:val="22"/>
        </w:rPr>
        <w:t xml:space="preserve">. </w:t>
      </w:r>
      <w:r w:rsidRPr="00300CE9">
        <w:rPr>
          <w:rFonts w:asciiTheme="majorHAnsi" w:hAnsiTheme="majorHAnsi" w:cstheme="majorHAnsi"/>
          <w:sz w:val="22"/>
          <w:szCs w:val="22"/>
        </w:rPr>
        <w:t xml:space="preserve"> </w:t>
      </w:r>
      <w:commentRangeEnd w:id="751"/>
      <w:r w:rsidR="00237C66" w:rsidRPr="00300CE9">
        <w:rPr>
          <w:rStyle w:val="CommentReference"/>
          <w:rFonts w:asciiTheme="majorHAnsi" w:hAnsiTheme="majorHAnsi" w:cstheme="majorHAnsi"/>
        </w:rPr>
        <w:commentReference w:id="751"/>
      </w:r>
      <w:commentRangeEnd w:id="752"/>
    </w:p>
    <w:p w14:paraId="2AE6100F" w14:textId="77777777" w:rsidR="00C177BD" w:rsidRPr="00300CE9" w:rsidRDefault="00C177BD" w:rsidP="00237C66">
      <w:pPr>
        <w:widowControl w:val="0"/>
        <w:suppressAutoHyphens/>
        <w:jc w:val="both"/>
        <w:rPr>
          <w:rFonts w:asciiTheme="majorHAnsi" w:hAnsiTheme="majorHAnsi" w:cstheme="majorHAnsi"/>
          <w:sz w:val="22"/>
          <w:szCs w:val="22"/>
        </w:rPr>
      </w:pPr>
    </w:p>
    <w:p w14:paraId="7B88CCE0" w14:textId="77777777" w:rsidR="003977DD" w:rsidRPr="00300CE9" w:rsidRDefault="00393EC9" w:rsidP="00237C66">
      <w:pPr>
        <w:widowControl w:val="0"/>
        <w:suppressAutoHyphens/>
        <w:jc w:val="both"/>
        <w:rPr>
          <w:rFonts w:asciiTheme="majorHAnsi" w:hAnsiTheme="majorHAnsi" w:cstheme="majorHAnsi"/>
          <w:sz w:val="22"/>
          <w:szCs w:val="22"/>
        </w:rPr>
      </w:pPr>
      <w:r w:rsidRPr="00300CE9">
        <w:rPr>
          <w:rStyle w:val="CommentReference"/>
          <w:rFonts w:asciiTheme="majorHAnsi" w:hAnsiTheme="majorHAnsi" w:cstheme="majorHAnsi"/>
        </w:rPr>
        <w:commentReference w:id="752"/>
      </w:r>
    </w:p>
    <w:tbl>
      <w:tblPr>
        <w:tblStyle w:val="TableGrid"/>
        <w:tblW w:w="9085" w:type="dxa"/>
        <w:tblLook w:val="04A0" w:firstRow="1" w:lastRow="0" w:firstColumn="1" w:lastColumn="0" w:noHBand="0" w:noVBand="1"/>
      </w:tblPr>
      <w:tblGrid>
        <w:gridCol w:w="1885"/>
        <w:gridCol w:w="3641"/>
        <w:gridCol w:w="3559"/>
      </w:tblGrid>
      <w:tr w:rsidR="003977DD" w:rsidRPr="00300CE9" w14:paraId="07B42454" w14:textId="77777777" w:rsidTr="007F3557">
        <w:tc>
          <w:tcPr>
            <w:tcW w:w="1885" w:type="dxa"/>
          </w:tcPr>
          <w:p w14:paraId="4A28B9CA" w14:textId="77777777" w:rsidR="003977DD" w:rsidRPr="00300CE9" w:rsidRDefault="003977DD" w:rsidP="007F3557">
            <w:pPr>
              <w:jc w:val="center"/>
              <w:rPr>
                <w:rFonts w:asciiTheme="majorHAnsi" w:hAnsiTheme="majorHAnsi" w:cstheme="majorHAnsi"/>
                <w:b/>
                <w:bCs/>
                <w:sz w:val="20"/>
                <w:szCs w:val="20"/>
              </w:rPr>
            </w:pPr>
            <w:r w:rsidRPr="00300CE9">
              <w:rPr>
                <w:rFonts w:asciiTheme="majorHAnsi" w:hAnsiTheme="majorHAnsi" w:cstheme="majorHAnsi"/>
                <w:b/>
                <w:bCs/>
                <w:sz w:val="20"/>
                <w:szCs w:val="20"/>
              </w:rPr>
              <w:t>Roles and Function</w:t>
            </w:r>
          </w:p>
        </w:tc>
        <w:tc>
          <w:tcPr>
            <w:tcW w:w="3641" w:type="dxa"/>
          </w:tcPr>
          <w:p w14:paraId="176C6383" w14:textId="77777777" w:rsidR="003977DD" w:rsidRPr="00300CE9" w:rsidRDefault="003977DD" w:rsidP="007F3557">
            <w:pPr>
              <w:jc w:val="center"/>
              <w:rPr>
                <w:rFonts w:asciiTheme="majorHAnsi" w:hAnsiTheme="majorHAnsi" w:cstheme="majorHAnsi"/>
                <w:b/>
                <w:bCs/>
                <w:sz w:val="20"/>
                <w:szCs w:val="20"/>
              </w:rPr>
            </w:pPr>
            <w:r w:rsidRPr="00300CE9">
              <w:rPr>
                <w:rFonts w:asciiTheme="majorHAnsi" w:hAnsiTheme="majorHAnsi" w:cstheme="majorHAnsi"/>
                <w:b/>
                <w:bCs/>
                <w:sz w:val="20"/>
                <w:szCs w:val="20"/>
              </w:rPr>
              <w:t>Responsibility</w:t>
            </w:r>
          </w:p>
        </w:tc>
        <w:tc>
          <w:tcPr>
            <w:tcW w:w="3559" w:type="dxa"/>
          </w:tcPr>
          <w:p w14:paraId="343245FF" w14:textId="77777777" w:rsidR="003977DD" w:rsidRPr="00300CE9" w:rsidRDefault="003977DD" w:rsidP="007F3557">
            <w:pPr>
              <w:jc w:val="center"/>
              <w:rPr>
                <w:rFonts w:asciiTheme="majorHAnsi" w:hAnsiTheme="majorHAnsi" w:cstheme="majorHAnsi"/>
                <w:b/>
                <w:bCs/>
                <w:sz w:val="20"/>
                <w:szCs w:val="20"/>
              </w:rPr>
            </w:pPr>
            <w:r w:rsidRPr="00300CE9">
              <w:rPr>
                <w:rFonts w:asciiTheme="majorHAnsi" w:hAnsiTheme="majorHAnsi" w:cstheme="majorHAnsi"/>
                <w:b/>
                <w:bCs/>
                <w:sz w:val="20"/>
                <w:szCs w:val="20"/>
              </w:rPr>
              <w:t>Minimum Requirements</w:t>
            </w:r>
          </w:p>
        </w:tc>
      </w:tr>
      <w:tr w:rsidR="003977DD" w:rsidRPr="00300CE9" w14:paraId="3BFBB152" w14:textId="77777777" w:rsidTr="007F3557">
        <w:tc>
          <w:tcPr>
            <w:tcW w:w="1885" w:type="dxa"/>
          </w:tcPr>
          <w:p w14:paraId="24E25214"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lastRenderedPageBreak/>
              <w:t>IMS Manager</w:t>
            </w:r>
          </w:p>
        </w:tc>
        <w:tc>
          <w:tcPr>
            <w:tcW w:w="3641" w:type="dxa"/>
          </w:tcPr>
          <w:p w14:paraId="19739F83" w14:textId="628B4846"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 xml:space="preserve">Oversee the entire </w:t>
            </w:r>
            <w:del w:id="769" w:author="Khananusit, Sarida GIZ TH" w:date="2020-08-26T13:48:00Z">
              <w:r w:rsidRPr="00300CE9" w:rsidDel="00D244F0">
                <w:rPr>
                  <w:rFonts w:asciiTheme="majorHAnsi" w:hAnsiTheme="majorHAnsi" w:cstheme="majorHAnsi"/>
                  <w:sz w:val="20"/>
                  <w:szCs w:val="20"/>
                </w:rPr>
                <w:delText>Internal Management System</w:delText>
              </w:r>
            </w:del>
            <w:ins w:id="770" w:author="Khananusit, Sarida GIZ TH" w:date="2020-08-26T13:48:00Z">
              <w:r w:rsidR="00D244F0">
                <w:rPr>
                  <w:rFonts w:asciiTheme="majorHAnsi" w:hAnsiTheme="majorHAnsi" w:cstheme="majorHAnsi"/>
                  <w:sz w:val="20"/>
                  <w:szCs w:val="20"/>
                </w:rPr>
                <w:t>IMS</w:t>
              </w:r>
            </w:ins>
            <w:r w:rsidRPr="00300CE9">
              <w:rPr>
                <w:rFonts w:asciiTheme="majorHAnsi" w:hAnsiTheme="majorHAnsi" w:cstheme="majorHAnsi"/>
                <w:sz w:val="20"/>
                <w:szCs w:val="20"/>
              </w:rPr>
              <w:t xml:space="preserve"> including overall management and group governance to ensure effective and efficient implementation of the IMS.</w:t>
            </w:r>
          </w:p>
        </w:tc>
        <w:tc>
          <w:tcPr>
            <w:tcW w:w="3559" w:type="dxa"/>
          </w:tcPr>
          <w:p w14:paraId="03BB1AB1"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 xml:space="preserve">Individual who understands the SRP requirements, including the SRP Standard and Assurance Scheme. </w:t>
            </w:r>
          </w:p>
        </w:tc>
      </w:tr>
      <w:tr w:rsidR="003977DD" w:rsidRPr="00300CE9" w14:paraId="52E613EE" w14:textId="77777777" w:rsidTr="007F3557">
        <w:tc>
          <w:tcPr>
            <w:tcW w:w="1885" w:type="dxa"/>
          </w:tcPr>
          <w:p w14:paraId="41CE7965"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Internal Approval Manager/ Committee</w:t>
            </w:r>
          </w:p>
        </w:tc>
        <w:tc>
          <w:tcPr>
            <w:tcW w:w="3641" w:type="dxa"/>
          </w:tcPr>
          <w:p w14:paraId="2913F308"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Approve enrolment of new members based on internal inspection results and other supporting documents including but not limited to legality, producer consent, etc.</w:t>
            </w:r>
          </w:p>
          <w:p w14:paraId="7D5F3D7D"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Review internal inspection results and decide the consequences of negative assessments, including potential termination of group membership.</w:t>
            </w:r>
          </w:p>
          <w:p w14:paraId="49C6DE78"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Review complaints and appeals received from group members or other parties.</w:t>
            </w:r>
          </w:p>
        </w:tc>
        <w:tc>
          <w:tcPr>
            <w:tcW w:w="3559" w:type="dxa"/>
          </w:tcPr>
          <w:p w14:paraId="6D517762"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 xml:space="preserve">A person or group who understand the group’s operation and </w:t>
            </w:r>
            <w:proofErr w:type="gramStart"/>
            <w:r w:rsidRPr="00300CE9">
              <w:rPr>
                <w:rFonts w:asciiTheme="majorHAnsi" w:hAnsiTheme="majorHAnsi" w:cstheme="majorHAnsi"/>
                <w:sz w:val="20"/>
                <w:szCs w:val="20"/>
              </w:rPr>
              <w:t>governance, and</w:t>
            </w:r>
            <w:proofErr w:type="gramEnd"/>
            <w:r w:rsidRPr="00300CE9">
              <w:rPr>
                <w:rFonts w:asciiTheme="majorHAnsi" w:hAnsiTheme="majorHAnsi" w:cstheme="majorHAnsi"/>
                <w:sz w:val="20"/>
                <w:szCs w:val="20"/>
              </w:rPr>
              <w:t xml:space="preserve"> is familiar with its procedures. </w:t>
            </w:r>
          </w:p>
          <w:p w14:paraId="695DE9FA"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These persons should be impartial so that decisions are consistent and accepted as fair.</w:t>
            </w:r>
          </w:p>
        </w:tc>
      </w:tr>
      <w:tr w:rsidR="003977DD" w:rsidRPr="00300CE9" w14:paraId="77D96033" w14:textId="77777777" w:rsidTr="007F3557">
        <w:tc>
          <w:tcPr>
            <w:tcW w:w="1885" w:type="dxa"/>
          </w:tcPr>
          <w:p w14:paraId="5F9771D1"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Training Unit</w:t>
            </w:r>
          </w:p>
        </w:tc>
        <w:tc>
          <w:tcPr>
            <w:tcW w:w="3641" w:type="dxa"/>
          </w:tcPr>
          <w:p w14:paraId="4FF64F64"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 xml:space="preserve">Identify training needed for members on specific requirements. </w:t>
            </w:r>
          </w:p>
          <w:p w14:paraId="3750A1D2"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 xml:space="preserve">Develop training programme for members. </w:t>
            </w:r>
          </w:p>
          <w:p w14:paraId="2B5CBDBF"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Implement training programme and review its effectiveness.</w:t>
            </w:r>
          </w:p>
        </w:tc>
        <w:tc>
          <w:tcPr>
            <w:tcW w:w="3559" w:type="dxa"/>
          </w:tcPr>
          <w:p w14:paraId="1FE814AA"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 xml:space="preserve">Group of people with recognized training skills, who understand the SRP requirements, including the SRP Standard. </w:t>
            </w:r>
          </w:p>
          <w:p w14:paraId="256D9427" w14:textId="77777777" w:rsidR="003977DD" w:rsidRPr="00300CE9" w:rsidRDefault="003977DD" w:rsidP="007F3557">
            <w:pPr>
              <w:rPr>
                <w:rFonts w:asciiTheme="majorHAnsi" w:hAnsiTheme="majorHAnsi" w:cstheme="majorHAnsi"/>
                <w:sz w:val="20"/>
                <w:szCs w:val="20"/>
              </w:rPr>
            </w:pPr>
          </w:p>
        </w:tc>
      </w:tr>
      <w:tr w:rsidR="003977DD" w:rsidRPr="00300CE9" w14:paraId="72C1EF48" w14:textId="77777777" w:rsidTr="007F3557">
        <w:tc>
          <w:tcPr>
            <w:tcW w:w="1885" w:type="dxa"/>
          </w:tcPr>
          <w:p w14:paraId="694C8208"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Internal Inspection</w:t>
            </w:r>
          </w:p>
        </w:tc>
        <w:tc>
          <w:tcPr>
            <w:tcW w:w="3641" w:type="dxa"/>
          </w:tcPr>
          <w:p w14:paraId="37255056"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Conduct internal inspection on each group member.</w:t>
            </w:r>
          </w:p>
          <w:p w14:paraId="2D87CE82" w14:textId="30F5C361" w:rsidR="003977DD" w:rsidRPr="00300CE9" w:rsidRDefault="003977DD" w:rsidP="007F3557">
            <w:pPr>
              <w:rPr>
                <w:rFonts w:asciiTheme="majorHAnsi" w:hAnsiTheme="majorHAnsi" w:cstheme="majorHAnsi"/>
                <w:sz w:val="20"/>
                <w:szCs w:val="20"/>
              </w:rPr>
            </w:pPr>
            <w:del w:id="771" w:author="Khananusit, Sarida GIZ TH" w:date="2020-08-26T13:48:00Z">
              <w:r w:rsidRPr="00300CE9" w:rsidDel="00D244F0">
                <w:rPr>
                  <w:rFonts w:asciiTheme="majorHAnsi" w:hAnsiTheme="majorHAnsi" w:cstheme="majorHAnsi"/>
                  <w:sz w:val="20"/>
                  <w:szCs w:val="20"/>
                </w:rPr>
                <w:delText>Analyze</w:delText>
              </w:r>
            </w:del>
            <w:ins w:id="772" w:author="Khananusit, Sarida GIZ TH" w:date="2020-08-26T13:48:00Z">
              <w:r w:rsidR="00D244F0" w:rsidRPr="00300CE9">
                <w:rPr>
                  <w:rFonts w:asciiTheme="majorHAnsi" w:hAnsiTheme="majorHAnsi" w:cstheme="majorHAnsi"/>
                  <w:sz w:val="20"/>
                  <w:szCs w:val="20"/>
                </w:rPr>
                <w:t>Analyse</w:t>
              </w:r>
            </w:ins>
            <w:r w:rsidRPr="00300CE9">
              <w:rPr>
                <w:rFonts w:asciiTheme="majorHAnsi" w:hAnsiTheme="majorHAnsi" w:cstheme="majorHAnsi"/>
                <w:sz w:val="20"/>
                <w:szCs w:val="20"/>
              </w:rPr>
              <w:t xml:space="preserve"> internal inspection results and identify key area</w:t>
            </w:r>
            <w:ins w:id="773" w:author="Khananusit, Sarida GIZ TH" w:date="2020-08-26T13:48:00Z">
              <w:r w:rsidR="00D244F0">
                <w:rPr>
                  <w:rFonts w:asciiTheme="majorHAnsi" w:hAnsiTheme="majorHAnsi" w:cstheme="majorHAnsi"/>
                  <w:sz w:val="20"/>
                  <w:szCs w:val="20"/>
                </w:rPr>
                <w:t>s</w:t>
              </w:r>
            </w:ins>
            <w:r w:rsidRPr="00300CE9">
              <w:rPr>
                <w:rFonts w:asciiTheme="majorHAnsi" w:hAnsiTheme="majorHAnsi" w:cstheme="majorHAnsi"/>
                <w:sz w:val="20"/>
                <w:szCs w:val="20"/>
              </w:rPr>
              <w:t xml:space="preserve"> for improvement as a baseline for development of a training plan.</w:t>
            </w:r>
          </w:p>
        </w:tc>
        <w:tc>
          <w:tcPr>
            <w:tcW w:w="3559" w:type="dxa"/>
          </w:tcPr>
          <w:p w14:paraId="4E0A0DD8"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Group of people with recognized inspection skills, who understand the SRP requirements, including the SRP Standard.</w:t>
            </w:r>
          </w:p>
        </w:tc>
      </w:tr>
      <w:tr w:rsidR="003977DD" w:rsidRPr="00300CE9" w14:paraId="7B53A0DE" w14:textId="77777777" w:rsidTr="007F3557">
        <w:tc>
          <w:tcPr>
            <w:tcW w:w="1885" w:type="dxa"/>
          </w:tcPr>
          <w:p w14:paraId="150598DE"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Sales Unit</w:t>
            </w:r>
          </w:p>
        </w:tc>
        <w:tc>
          <w:tcPr>
            <w:tcW w:w="3641" w:type="dxa"/>
          </w:tcPr>
          <w:p w14:paraId="12C62BEE"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 xml:space="preserve">Identify supply chain </w:t>
            </w:r>
            <w:del w:id="774" w:author="Khananusit, Sarida GIZ TH" w:date="2020-08-26T13:48:00Z">
              <w:r w:rsidRPr="00300CE9" w:rsidDel="00D244F0">
                <w:rPr>
                  <w:rFonts w:asciiTheme="majorHAnsi" w:hAnsiTheme="majorHAnsi" w:cstheme="majorHAnsi"/>
                  <w:sz w:val="20"/>
                  <w:szCs w:val="20"/>
                </w:rPr>
                <w:delText xml:space="preserve"> </w:delText>
              </w:r>
            </w:del>
            <w:r w:rsidRPr="00300CE9">
              <w:rPr>
                <w:rFonts w:asciiTheme="majorHAnsi" w:hAnsiTheme="majorHAnsi" w:cstheme="majorHAnsi"/>
                <w:sz w:val="20"/>
                <w:szCs w:val="20"/>
              </w:rPr>
              <w:t xml:space="preserve">risks at producer level </w:t>
            </w:r>
            <w:proofErr w:type="gramStart"/>
            <w:r w:rsidRPr="00300CE9">
              <w:rPr>
                <w:rFonts w:asciiTheme="majorHAnsi" w:hAnsiTheme="majorHAnsi" w:cstheme="majorHAnsi"/>
                <w:sz w:val="20"/>
                <w:szCs w:val="20"/>
              </w:rPr>
              <w:t>in order to</w:t>
            </w:r>
            <w:proofErr w:type="gramEnd"/>
            <w:r w:rsidRPr="00300CE9">
              <w:rPr>
                <w:rFonts w:asciiTheme="majorHAnsi" w:hAnsiTheme="majorHAnsi" w:cstheme="majorHAnsi"/>
                <w:sz w:val="20"/>
                <w:szCs w:val="20"/>
              </w:rPr>
              <w:t xml:space="preserve"> contribute to a management plan to mitigate traceability risk.</w:t>
            </w:r>
          </w:p>
          <w:p w14:paraId="5790148A"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Record purchase and sales data and ensure the traceability system is implemented robustly.</w:t>
            </w:r>
          </w:p>
        </w:tc>
        <w:tc>
          <w:tcPr>
            <w:tcW w:w="3559" w:type="dxa"/>
          </w:tcPr>
          <w:p w14:paraId="4D70CC1F"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A person or group of people who understand the principles of traceability and chain of custody.</w:t>
            </w:r>
          </w:p>
        </w:tc>
      </w:tr>
    </w:tbl>
    <w:p w14:paraId="39DAA68F" w14:textId="11E1DD55" w:rsidR="004E15C0" w:rsidRPr="00300CE9" w:rsidRDefault="004E15C0">
      <w:pPr>
        <w:rPr>
          <w:rFonts w:asciiTheme="majorHAnsi" w:eastAsiaTheme="majorEastAsia" w:hAnsiTheme="majorHAnsi" w:cstheme="majorHAnsi"/>
          <w:b/>
          <w:bCs/>
          <w:color w:val="00B050"/>
          <w:sz w:val="32"/>
          <w:szCs w:val="32"/>
        </w:rPr>
      </w:pPr>
    </w:p>
    <w:p w14:paraId="7F3E5E78" w14:textId="77777777" w:rsidR="000A7D44" w:rsidRPr="00300CE9" w:rsidRDefault="000A7D44" w:rsidP="000A7D44">
      <w:pPr>
        <w:pStyle w:val="ListParagraph"/>
        <w:keepNext/>
        <w:keepLines/>
        <w:numPr>
          <w:ilvl w:val="0"/>
          <w:numId w:val="64"/>
        </w:numPr>
        <w:spacing w:before="40"/>
        <w:contextualSpacing w:val="0"/>
        <w:jc w:val="both"/>
        <w:outlineLvl w:val="1"/>
        <w:rPr>
          <w:rFonts w:asciiTheme="majorHAnsi" w:eastAsiaTheme="majorEastAsia" w:hAnsiTheme="majorHAnsi" w:cstheme="majorHAnsi"/>
          <w:b/>
          <w:bCs/>
          <w:vanish/>
          <w:color w:val="00B050"/>
        </w:rPr>
      </w:pPr>
      <w:bookmarkStart w:id="775" w:name="_Toc49104681"/>
      <w:bookmarkStart w:id="776" w:name="_Toc49105162"/>
      <w:bookmarkStart w:id="777" w:name="_Toc49105643"/>
      <w:bookmarkStart w:id="778" w:name="_Toc49106122"/>
      <w:bookmarkStart w:id="779" w:name="_Toc49113523"/>
      <w:bookmarkStart w:id="780" w:name="_Toc49115153"/>
      <w:bookmarkStart w:id="781" w:name="_Toc49115632"/>
      <w:bookmarkStart w:id="782" w:name="_Toc49116112"/>
      <w:bookmarkStart w:id="783" w:name="_Toc49116581"/>
      <w:bookmarkStart w:id="784" w:name="_Toc49117036"/>
      <w:bookmarkStart w:id="785" w:name="_Toc49117519"/>
      <w:bookmarkStart w:id="786" w:name="_Toc49117973"/>
      <w:bookmarkStart w:id="787" w:name="_Toc49118428"/>
      <w:bookmarkStart w:id="788" w:name="_Toc49118864"/>
      <w:bookmarkStart w:id="789" w:name="_Toc49119321"/>
      <w:bookmarkStart w:id="790" w:name="_Toc49119757"/>
      <w:bookmarkStart w:id="791" w:name="_Toc49348384"/>
      <w:bookmarkStart w:id="792" w:name="_Toc49348431"/>
      <w:bookmarkStart w:id="793" w:name="_Toc49348530"/>
      <w:bookmarkStart w:id="794" w:name="_Toc49348906"/>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p>
    <w:p w14:paraId="20DEE562" w14:textId="77777777" w:rsidR="000A7D44" w:rsidRPr="00300CE9" w:rsidRDefault="000A7D44" w:rsidP="000A7D44">
      <w:pPr>
        <w:pStyle w:val="ListParagraph"/>
        <w:keepNext/>
        <w:keepLines/>
        <w:numPr>
          <w:ilvl w:val="0"/>
          <w:numId w:val="64"/>
        </w:numPr>
        <w:spacing w:before="40"/>
        <w:contextualSpacing w:val="0"/>
        <w:jc w:val="both"/>
        <w:outlineLvl w:val="1"/>
        <w:rPr>
          <w:rFonts w:asciiTheme="majorHAnsi" w:eastAsiaTheme="majorEastAsia" w:hAnsiTheme="majorHAnsi" w:cstheme="majorHAnsi"/>
          <w:b/>
          <w:bCs/>
          <w:vanish/>
          <w:color w:val="00B050"/>
        </w:rPr>
      </w:pPr>
      <w:bookmarkStart w:id="795" w:name="_Toc49104682"/>
      <w:bookmarkStart w:id="796" w:name="_Toc49105163"/>
      <w:bookmarkStart w:id="797" w:name="_Toc49105644"/>
      <w:bookmarkStart w:id="798" w:name="_Toc49106123"/>
      <w:bookmarkStart w:id="799" w:name="_Toc49113524"/>
      <w:bookmarkStart w:id="800" w:name="_Toc49115154"/>
      <w:bookmarkStart w:id="801" w:name="_Toc49115633"/>
      <w:bookmarkStart w:id="802" w:name="_Toc49116113"/>
      <w:bookmarkStart w:id="803" w:name="_Toc49116582"/>
      <w:bookmarkStart w:id="804" w:name="_Toc49117037"/>
      <w:bookmarkStart w:id="805" w:name="_Toc49117520"/>
      <w:bookmarkStart w:id="806" w:name="_Toc49117974"/>
      <w:bookmarkStart w:id="807" w:name="_Toc49118429"/>
      <w:bookmarkStart w:id="808" w:name="_Toc49118865"/>
      <w:bookmarkStart w:id="809" w:name="_Toc49119322"/>
      <w:bookmarkStart w:id="810" w:name="_Toc49119758"/>
      <w:bookmarkStart w:id="811" w:name="_Toc49348385"/>
      <w:bookmarkStart w:id="812" w:name="_Toc49348432"/>
      <w:bookmarkStart w:id="813" w:name="_Toc49348531"/>
      <w:bookmarkStart w:id="814" w:name="_Toc49348907"/>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p>
    <w:p w14:paraId="40039B34" w14:textId="77777777" w:rsidR="000A7D44" w:rsidRPr="00300CE9" w:rsidRDefault="000A7D44" w:rsidP="000A7D44">
      <w:pPr>
        <w:pStyle w:val="ListParagraph"/>
        <w:keepNext/>
        <w:keepLines/>
        <w:numPr>
          <w:ilvl w:val="1"/>
          <w:numId w:val="64"/>
        </w:numPr>
        <w:spacing w:before="40"/>
        <w:contextualSpacing w:val="0"/>
        <w:jc w:val="both"/>
        <w:outlineLvl w:val="1"/>
        <w:rPr>
          <w:rFonts w:asciiTheme="majorHAnsi" w:eastAsiaTheme="majorEastAsia" w:hAnsiTheme="majorHAnsi" w:cstheme="majorHAnsi"/>
          <w:b/>
          <w:bCs/>
          <w:vanish/>
          <w:color w:val="00B050"/>
        </w:rPr>
      </w:pPr>
      <w:bookmarkStart w:id="815" w:name="_Toc49104683"/>
      <w:bookmarkStart w:id="816" w:name="_Toc49105164"/>
      <w:bookmarkStart w:id="817" w:name="_Toc49105645"/>
      <w:bookmarkStart w:id="818" w:name="_Toc49106124"/>
      <w:bookmarkStart w:id="819" w:name="_Toc49113525"/>
      <w:bookmarkStart w:id="820" w:name="_Toc49115155"/>
      <w:bookmarkStart w:id="821" w:name="_Toc49115634"/>
      <w:bookmarkStart w:id="822" w:name="_Toc49116114"/>
      <w:bookmarkStart w:id="823" w:name="_Toc49116583"/>
      <w:bookmarkStart w:id="824" w:name="_Toc49117038"/>
      <w:bookmarkStart w:id="825" w:name="_Toc49117521"/>
      <w:bookmarkStart w:id="826" w:name="_Toc49117975"/>
      <w:bookmarkStart w:id="827" w:name="_Toc49118430"/>
      <w:bookmarkStart w:id="828" w:name="_Toc49118866"/>
      <w:bookmarkStart w:id="829" w:name="_Toc49119323"/>
      <w:bookmarkStart w:id="830" w:name="_Toc49119759"/>
      <w:bookmarkStart w:id="831" w:name="_Toc49348386"/>
      <w:bookmarkStart w:id="832" w:name="_Toc49348433"/>
      <w:bookmarkStart w:id="833" w:name="_Toc49348532"/>
      <w:bookmarkStart w:id="834" w:name="_Toc49348908"/>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14:paraId="11081858" w14:textId="77777777" w:rsidR="000A7D44" w:rsidRPr="00300CE9" w:rsidRDefault="000A7D44" w:rsidP="000A7D44">
      <w:pPr>
        <w:pStyle w:val="ListParagraph"/>
        <w:keepNext/>
        <w:keepLines/>
        <w:numPr>
          <w:ilvl w:val="1"/>
          <w:numId w:val="64"/>
        </w:numPr>
        <w:spacing w:before="40"/>
        <w:contextualSpacing w:val="0"/>
        <w:jc w:val="both"/>
        <w:outlineLvl w:val="1"/>
        <w:rPr>
          <w:rFonts w:asciiTheme="majorHAnsi" w:eastAsiaTheme="majorEastAsia" w:hAnsiTheme="majorHAnsi" w:cstheme="majorHAnsi"/>
          <w:b/>
          <w:bCs/>
          <w:vanish/>
          <w:color w:val="00B050"/>
        </w:rPr>
      </w:pPr>
      <w:bookmarkStart w:id="835" w:name="_Toc49104684"/>
      <w:bookmarkStart w:id="836" w:name="_Toc49105165"/>
      <w:bookmarkStart w:id="837" w:name="_Toc49105646"/>
      <w:bookmarkStart w:id="838" w:name="_Toc49106125"/>
      <w:bookmarkStart w:id="839" w:name="_Toc49113526"/>
      <w:bookmarkStart w:id="840" w:name="_Toc49115156"/>
      <w:bookmarkStart w:id="841" w:name="_Toc49115635"/>
      <w:bookmarkStart w:id="842" w:name="_Toc49116115"/>
      <w:bookmarkStart w:id="843" w:name="_Toc49116584"/>
      <w:bookmarkStart w:id="844" w:name="_Toc49117039"/>
      <w:bookmarkStart w:id="845" w:name="_Toc49117522"/>
      <w:bookmarkStart w:id="846" w:name="_Toc49117976"/>
      <w:bookmarkStart w:id="847" w:name="_Toc49118431"/>
      <w:bookmarkStart w:id="848" w:name="_Toc49118867"/>
      <w:bookmarkStart w:id="849" w:name="_Toc49119324"/>
      <w:bookmarkStart w:id="850" w:name="_Toc49119760"/>
      <w:bookmarkStart w:id="851" w:name="_Toc49348387"/>
      <w:bookmarkStart w:id="852" w:name="_Toc49348434"/>
      <w:bookmarkStart w:id="853" w:name="_Toc49348533"/>
      <w:bookmarkStart w:id="854" w:name="_Toc49348909"/>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p>
    <w:p w14:paraId="7F2E4ADB" w14:textId="6565E4D1" w:rsidR="00DC180E" w:rsidRPr="00300CE9" w:rsidRDefault="00DC180E" w:rsidP="00300CE9">
      <w:pPr>
        <w:pStyle w:val="Heading2"/>
        <w:ind w:left="810" w:hanging="792"/>
      </w:pPr>
      <w:bookmarkStart w:id="855" w:name="_Toc49348910"/>
      <w:r w:rsidRPr="00300CE9">
        <w:t>Impartiality</w:t>
      </w:r>
      <w:bookmarkEnd w:id="855"/>
      <w:r w:rsidRPr="00300CE9">
        <w:t xml:space="preserve"> </w:t>
      </w:r>
    </w:p>
    <w:p w14:paraId="2DFAC299" w14:textId="7D180BEB" w:rsidR="00DC180E" w:rsidRPr="00300CE9" w:rsidRDefault="00DC180E" w:rsidP="00C03303">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Impartiality </w:t>
      </w:r>
      <w:r w:rsidR="00845392" w:rsidRPr="00300CE9">
        <w:rPr>
          <w:rFonts w:asciiTheme="majorHAnsi" w:hAnsiTheme="majorHAnsi" w:cstheme="majorHAnsi"/>
          <w:sz w:val="22"/>
          <w:szCs w:val="22"/>
        </w:rPr>
        <w:t xml:space="preserve">requires </w:t>
      </w:r>
      <w:r w:rsidRPr="00300CE9">
        <w:rPr>
          <w:rFonts w:asciiTheme="majorHAnsi" w:hAnsiTheme="majorHAnsi" w:cstheme="majorHAnsi"/>
          <w:sz w:val="22"/>
          <w:szCs w:val="22"/>
        </w:rPr>
        <w:t xml:space="preserve">decisions </w:t>
      </w:r>
      <w:r w:rsidR="00845392" w:rsidRPr="00300CE9">
        <w:rPr>
          <w:rFonts w:asciiTheme="majorHAnsi" w:hAnsiTheme="majorHAnsi" w:cstheme="majorHAnsi"/>
          <w:sz w:val="22"/>
          <w:szCs w:val="22"/>
        </w:rPr>
        <w:t>to</w:t>
      </w:r>
      <w:r w:rsidRPr="00300CE9">
        <w:rPr>
          <w:rFonts w:asciiTheme="majorHAnsi" w:hAnsiTheme="majorHAnsi" w:cstheme="majorHAnsi"/>
          <w:sz w:val="22"/>
          <w:szCs w:val="22"/>
        </w:rPr>
        <w:t xml:space="preserve"> be based on </w:t>
      </w:r>
      <w:hyperlink r:id="rId31" w:tooltip="Objectivity (philosophy)" w:history="1">
        <w:r w:rsidRPr="00300CE9">
          <w:rPr>
            <w:rFonts w:asciiTheme="majorHAnsi" w:hAnsiTheme="majorHAnsi" w:cstheme="majorHAnsi"/>
            <w:sz w:val="22"/>
            <w:szCs w:val="22"/>
          </w:rPr>
          <w:t>objective criteria</w:t>
        </w:r>
      </w:hyperlink>
      <w:r w:rsidRPr="00300CE9">
        <w:rPr>
          <w:rFonts w:asciiTheme="majorHAnsi" w:hAnsiTheme="majorHAnsi" w:cstheme="majorHAnsi"/>
          <w:sz w:val="22"/>
          <w:szCs w:val="22"/>
        </w:rPr>
        <w:t xml:space="preserve"> rather than on the basis of </w:t>
      </w:r>
      <w:hyperlink r:id="rId32" w:tooltip="Bias" w:history="1">
        <w:r w:rsidRPr="00300CE9">
          <w:rPr>
            <w:rFonts w:asciiTheme="majorHAnsi" w:hAnsiTheme="majorHAnsi" w:cstheme="majorHAnsi"/>
            <w:sz w:val="22"/>
            <w:szCs w:val="22"/>
          </w:rPr>
          <w:t>bias</w:t>
        </w:r>
      </w:hyperlink>
      <w:r w:rsidRPr="00300CE9">
        <w:rPr>
          <w:rFonts w:asciiTheme="majorHAnsi" w:hAnsiTheme="majorHAnsi" w:cstheme="majorHAnsi"/>
          <w:sz w:val="22"/>
          <w:szCs w:val="22"/>
        </w:rPr>
        <w:t>, </w:t>
      </w:r>
      <w:hyperlink r:id="rId33" w:tooltip="Prejudice" w:history="1">
        <w:r w:rsidRPr="00300CE9">
          <w:rPr>
            <w:rFonts w:asciiTheme="majorHAnsi" w:hAnsiTheme="majorHAnsi" w:cstheme="majorHAnsi"/>
            <w:sz w:val="22"/>
            <w:szCs w:val="22"/>
          </w:rPr>
          <w:t>prejudice</w:t>
        </w:r>
      </w:hyperlink>
      <w:r w:rsidRPr="00300CE9">
        <w:rPr>
          <w:rFonts w:asciiTheme="majorHAnsi" w:hAnsiTheme="majorHAnsi" w:cstheme="majorHAnsi"/>
          <w:sz w:val="22"/>
          <w:szCs w:val="22"/>
        </w:rPr>
        <w:t xml:space="preserve">, </w:t>
      </w:r>
      <w:r w:rsidR="00845392" w:rsidRPr="00300CE9">
        <w:rPr>
          <w:rFonts w:asciiTheme="majorHAnsi" w:hAnsiTheme="majorHAnsi" w:cstheme="majorHAnsi"/>
          <w:sz w:val="22"/>
          <w:szCs w:val="22"/>
        </w:rPr>
        <w:t xml:space="preserve">favour </w:t>
      </w:r>
      <w:r w:rsidRPr="00300CE9">
        <w:rPr>
          <w:rFonts w:asciiTheme="majorHAnsi" w:hAnsiTheme="majorHAnsi" w:cstheme="majorHAnsi"/>
          <w:sz w:val="22"/>
          <w:szCs w:val="22"/>
        </w:rPr>
        <w:t xml:space="preserve">or </w:t>
      </w:r>
      <w:r w:rsidR="00845392" w:rsidRPr="00300CE9">
        <w:rPr>
          <w:rFonts w:asciiTheme="majorHAnsi" w:hAnsiTheme="majorHAnsi" w:cstheme="majorHAnsi"/>
          <w:sz w:val="22"/>
          <w:szCs w:val="22"/>
        </w:rPr>
        <w:t xml:space="preserve">personal </w:t>
      </w:r>
      <w:r w:rsidRPr="00300CE9">
        <w:rPr>
          <w:rFonts w:asciiTheme="majorHAnsi" w:hAnsiTheme="majorHAnsi" w:cstheme="majorHAnsi"/>
          <w:sz w:val="22"/>
          <w:szCs w:val="22"/>
        </w:rPr>
        <w:t>benefit. It is important for IMS staff to understand</w:t>
      </w:r>
      <w:r w:rsidR="00845392" w:rsidRPr="00300CE9">
        <w:rPr>
          <w:rFonts w:asciiTheme="majorHAnsi" w:hAnsiTheme="majorHAnsi" w:cstheme="majorHAnsi"/>
          <w:sz w:val="22"/>
          <w:szCs w:val="22"/>
        </w:rPr>
        <w:t>, respect</w:t>
      </w:r>
      <w:r w:rsidRPr="00300CE9">
        <w:rPr>
          <w:rFonts w:asciiTheme="majorHAnsi" w:hAnsiTheme="majorHAnsi" w:cstheme="majorHAnsi"/>
          <w:sz w:val="22"/>
          <w:szCs w:val="22"/>
        </w:rPr>
        <w:t xml:space="preserve"> </w:t>
      </w:r>
      <w:r w:rsidR="00845392" w:rsidRPr="00300CE9">
        <w:rPr>
          <w:rFonts w:asciiTheme="majorHAnsi" w:hAnsiTheme="majorHAnsi" w:cstheme="majorHAnsi"/>
          <w:sz w:val="22"/>
          <w:szCs w:val="22"/>
        </w:rPr>
        <w:t xml:space="preserve">and uphold </w:t>
      </w:r>
      <w:r w:rsidRPr="00300CE9">
        <w:rPr>
          <w:rFonts w:asciiTheme="majorHAnsi" w:hAnsiTheme="majorHAnsi" w:cstheme="majorHAnsi"/>
          <w:sz w:val="22"/>
          <w:szCs w:val="22"/>
        </w:rPr>
        <w:t xml:space="preserve">the </w:t>
      </w:r>
      <w:r w:rsidR="00845392" w:rsidRPr="00300CE9">
        <w:rPr>
          <w:rFonts w:asciiTheme="majorHAnsi" w:hAnsiTheme="majorHAnsi" w:cstheme="majorHAnsi"/>
          <w:sz w:val="22"/>
          <w:szCs w:val="22"/>
        </w:rPr>
        <w:t xml:space="preserve">principle </w:t>
      </w:r>
      <w:r w:rsidRPr="00300CE9">
        <w:rPr>
          <w:rFonts w:asciiTheme="majorHAnsi" w:hAnsiTheme="majorHAnsi" w:cstheme="majorHAnsi"/>
          <w:sz w:val="22"/>
          <w:szCs w:val="22"/>
        </w:rPr>
        <w:t>of impartiality</w:t>
      </w:r>
      <w:r w:rsidR="00845392" w:rsidRPr="00300CE9">
        <w:rPr>
          <w:rFonts w:asciiTheme="majorHAnsi" w:hAnsiTheme="majorHAnsi" w:cstheme="majorHAnsi"/>
          <w:sz w:val="22"/>
          <w:szCs w:val="22"/>
        </w:rPr>
        <w:t xml:space="preserve"> to avoid potential conflict</w:t>
      </w:r>
      <w:ins w:id="856" w:author="Khananusit, Sarida GIZ TH" w:date="2020-08-26T13:49:00Z">
        <w:r w:rsidR="00EC1368">
          <w:rPr>
            <w:rFonts w:asciiTheme="majorHAnsi" w:hAnsiTheme="majorHAnsi" w:cstheme="majorHAnsi"/>
            <w:sz w:val="22"/>
            <w:szCs w:val="22"/>
          </w:rPr>
          <w:t>s</w:t>
        </w:r>
      </w:ins>
      <w:r w:rsidR="00845392" w:rsidRPr="00300CE9">
        <w:rPr>
          <w:rFonts w:asciiTheme="majorHAnsi" w:hAnsiTheme="majorHAnsi" w:cstheme="majorHAnsi"/>
          <w:sz w:val="22"/>
          <w:szCs w:val="22"/>
        </w:rPr>
        <w:t xml:space="preserve"> of interest, and as a critical factor in the long-term stability of the IMS and the producer group which it serves</w:t>
      </w:r>
      <w:r w:rsidRPr="00300CE9">
        <w:rPr>
          <w:rFonts w:asciiTheme="majorHAnsi" w:hAnsiTheme="majorHAnsi" w:cstheme="majorHAnsi"/>
          <w:sz w:val="22"/>
          <w:szCs w:val="22"/>
        </w:rPr>
        <w:t xml:space="preserve">. </w:t>
      </w:r>
    </w:p>
    <w:p w14:paraId="080837FC" w14:textId="6C6676A7" w:rsidR="00DC180E" w:rsidRPr="00300CE9" w:rsidRDefault="00DC180E" w:rsidP="00F62F05">
      <w:pPr>
        <w:widowControl w:val="0"/>
        <w:suppressAutoHyphens/>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IMS staff </w:t>
      </w:r>
      <w:r w:rsidR="00845392" w:rsidRPr="00300CE9">
        <w:rPr>
          <w:rFonts w:asciiTheme="majorHAnsi" w:hAnsiTheme="majorHAnsi" w:cstheme="majorHAnsi"/>
          <w:sz w:val="22"/>
          <w:szCs w:val="22"/>
        </w:rPr>
        <w:t xml:space="preserve">are required </w:t>
      </w:r>
      <w:r w:rsidRPr="00300CE9">
        <w:rPr>
          <w:rFonts w:asciiTheme="majorHAnsi" w:hAnsiTheme="majorHAnsi" w:cstheme="majorHAnsi"/>
          <w:sz w:val="22"/>
          <w:szCs w:val="22"/>
        </w:rPr>
        <w:t xml:space="preserve">to sign a conflict of interest declaration </w:t>
      </w:r>
      <w:del w:id="857" w:author="Khananusit, Sarida GIZ TH" w:date="2020-08-26T13:49:00Z">
        <w:r w:rsidR="00845392" w:rsidRPr="00300CE9" w:rsidDel="00EC1368">
          <w:rPr>
            <w:rFonts w:asciiTheme="majorHAnsi" w:hAnsiTheme="majorHAnsi" w:cstheme="majorHAnsi"/>
            <w:sz w:val="22"/>
            <w:szCs w:val="22"/>
          </w:rPr>
          <w:delText xml:space="preserve">and </w:delText>
        </w:r>
      </w:del>
      <w:ins w:id="858" w:author="Khananusit, Sarida GIZ TH" w:date="2020-08-26T13:49:00Z">
        <w:r w:rsidR="00EC1368">
          <w:rPr>
            <w:rFonts w:asciiTheme="majorHAnsi" w:hAnsiTheme="majorHAnsi" w:cstheme="majorHAnsi"/>
            <w:sz w:val="22"/>
            <w:szCs w:val="22"/>
          </w:rPr>
          <w:t>to</w:t>
        </w:r>
        <w:r w:rsidR="00EC1368" w:rsidRPr="00300CE9">
          <w:rPr>
            <w:rFonts w:asciiTheme="majorHAnsi" w:hAnsiTheme="majorHAnsi" w:cstheme="majorHAnsi"/>
            <w:sz w:val="22"/>
            <w:szCs w:val="22"/>
          </w:rPr>
          <w:t xml:space="preserve"> </w:t>
        </w:r>
      </w:ins>
      <w:r w:rsidRPr="00300CE9">
        <w:rPr>
          <w:rFonts w:asciiTheme="majorHAnsi" w:hAnsiTheme="majorHAnsi" w:cstheme="majorHAnsi"/>
          <w:sz w:val="22"/>
          <w:szCs w:val="22"/>
        </w:rPr>
        <w:t>declare any perceived or actual conflict</w:t>
      </w:r>
      <w:ins w:id="859" w:author="Khananusit, Sarida GIZ TH" w:date="2020-08-26T13:49:00Z">
        <w:r w:rsidR="00EC1368">
          <w:rPr>
            <w:rFonts w:asciiTheme="majorHAnsi" w:hAnsiTheme="majorHAnsi" w:cstheme="majorHAnsi"/>
            <w:sz w:val="22"/>
            <w:szCs w:val="22"/>
          </w:rPr>
          <w:t>s</w:t>
        </w:r>
      </w:ins>
      <w:r w:rsidRPr="00300CE9">
        <w:rPr>
          <w:rFonts w:asciiTheme="majorHAnsi" w:hAnsiTheme="majorHAnsi" w:cstheme="majorHAnsi"/>
          <w:sz w:val="22"/>
          <w:szCs w:val="22"/>
        </w:rPr>
        <w:t xml:space="preserve"> of interest. The declaration includes a clause that s/he cannot inspect or approve a group member with whom s/he has a potential or actual conflict of interest. The declaration is considered as </w:t>
      </w:r>
      <w:r w:rsidR="00845392" w:rsidRPr="00300CE9">
        <w:rPr>
          <w:rFonts w:asciiTheme="majorHAnsi" w:hAnsiTheme="majorHAnsi" w:cstheme="majorHAnsi"/>
          <w:sz w:val="22"/>
          <w:szCs w:val="22"/>
        </w:rPr>
        <w:t xml:space="preserve">a </w:t>
      </w:r>
      <w:r w:rsidRPr="00300CE9">
        <w:rPr>
          <w:rFonts w:asciiTheme="majorHAnsi" w:hAnsiTheme="majorHAnsi" w:cstheme="majorHAnsi"/>
          <w:sz w:val="22"/>
          <w:szCs w:val="22"/>
        </w:rPr>
        <w:t xml:space="preserve">commitment of IMS staff to ensure the impartiality of the system. All declarations should be verified by </w:t>
      </w:r>
      <w:r w:rsidR="00845392" w:rsidRPr="00300CE9">
        <w:rPr>
          <w:rFonts w:asciiTheme="majorHAnsi" w:hAnsiTheme="majorHAnsi" w:cstheme="majorHAnsi"/>
          <w:sz w:val="22"/>
          <w:szCs w:val="22"/>
        </w:rPr>
        <w:t xml:space="preserve">the </w:t>
      </w:r>
      <w:r w:rsidRPr="00300CE9">
        <w:rPr>
          <w:rFonts w:asciiTheme="majorHAnsi" w:hAnsiTheme="majorHAnsi" w:cstheme="majorHAnsi"/>
          <w:sz w:val="22"/>
          <w:szCs w:val="22"/>
        </w:rPr>
        <w:t xml:space="preserve">IMS manager. </w:t>
      </w:r>
    </w:p>
    <w:p w14:paraId="4D8C4863" w14:textId="3F4509D4" w:rsidR="004379AD" w:rsidRPr="00300CE9" w:rsidRDefault="00215917" w:rsidP="00300CE9">
      <w:pPr>
        <w:pStyle w:val="Heading2"/>
        <w:ind w:left="810" w:hanging="792"/>
      </w:pPr>
      <w:bookmarkStart w:id="860" w:name="_Toc49348911"/>
      <w:r w:rsidRPr="00300CE9">
        <w:t>Producer</w:t>
      </w:r>
      <w:r w:rsidR="00EA51CB" w:rsidRPr="00300CE9">
        <w:t xml:space="preserve"> </w:t>
      </w:r>
      <w:r w:rsidR="00845392" w:rsidRPr="00300CE9">
        <w:t>e</w:t>
      </w:r>
      <w:r w:rsidR="00EA51CB" w:rsidRPr="00300CE9">
        <w:t>ngagement</w:t>
      </w:r>
      <w:bookmarkEnd w:id="860"/>
    </w:p>
    <w:p w14:paraId="604E054D" w14:textId="068D33B2" w:rsidR="008655FE" w:rsidRPr="00300CE9" w:rsidRDefault="009816DF" w:rsidP="00C03303">
      <w:pPr>
        <w:widowControl w:val="0"/>
        <w:suppressAutoHyphens/>
        <w:spacing w:after="240"/>
        <w:jc w:val="both"/>
        <w:rPr>
          <w:rFonts w:asciiTheme="majorHAnsi" w:hAnsiTheme="majorHAnsi" w:cstheme="majorHAnsi"/>
          <w:sz w:val="22"/>
          <w:szCs w:val="22"/>
        </w:rPr>
      </w:pPr>
      <w:r w:rsidRPr="00300CE9">
        <w:rPr>
          <w:rFonts w:asciiTheme="majorHAnsi" w:hAnsiTheme="majorHAnsi" w:cstheme="majorHAnsi"/>
          <w:sz w:val="22"/>
          <w:szCs w:val="22"/>
        </w:rPr>
        <w:t>As part of the IMS e</w:t>
      </w:r>
      <w:r w:rsidR="00AA47B2" w:rsidRPr="00300CE9">
        <w:rPr>
          <w:rFonts w:asciiTheme="majorHAnsi" w:hAnsiTheme="majorHAnsi" w:cstheme="majorHAnsi"/>
          <w:sz w:val="22"/>
          <w:szCs w:val="22"/>
        </w:rPr>
        <w:t xml:space="preserve">stablishment </w:t>
      </w:r>
      <w:r w:rsidRPr="00300CE9">
        <w:rPr>
          <w:rFonts w:asciiTheme="majorHAnsi" w:hAnsiTheme="majorHAnsi" w:cstheme="majorHAnsi"/>
          <w:sz w:val="22"/>
          <w:szCs w:val="22"/>
        </w:rPr>
        <w:t>process, the producer group must</w:t>
      </w:r>
      <w:r w:rsidR="00EC2306" w:rsidRPr="00300CE9">
        <w:rPr>
          <w:rFonts w:asciiTheme="majorHAnsi" w:hAnsiTheme="majorHAnsi" w:cstheme="majorHAnsi"/>
          <w:sz w:val="22"/>
          <w:szCs w:val="22"/>
        </w:rPr>
        <w:t xml:space="preserve"> ensure </w:t>
      </w:r>
      <w:r w:rsidRPr="00300CE9">
        <w:rPr>
          <w:rFonts w:asciiTheme="majorHAnsi" w:hAnsiTheme="majorHAnsi" w:cstheme="majorHAnsi"/>
          <w:sz w:val="22"/>
          <w:szCs w:val="22"/>
        </w:rPr>
        <w:t xml:space="preserve">that </w:t>
      </w:r>
      <w:r w:rsidR="00EC2306" w:rsidRPr="00300CE9">
        <w:rPr>
          <w:rFonts w:asciiTheme="majorHAnsi" w:hAnsiTheme="majorHAnsi" w:cstheme="majorHAnsi"/>
          <w:sz w:val="22"/>
          <w:szCs w:val="22"/>
        </w:rPr>
        <w:t xml:space="preserve">the group </w:t>
      </w:r>
      <w:r w:rsidRPr="00300CE9">
        <w:rPr>
          <w:rFonts w:asciiTheme="majorHAnsi" w:hAnsiTheme="majorHAnsi" w:cstheme="majorHAnsi"/>
          <w:sz w:val="22"/>
          <w:szCs w:val="22"/>
        </w:rPr>
        <w:t xml:space="preserve">and IMS </w:t>
      </w:r>
      <w:r w:rsidR="00EC2306" w:rsidRPr="00300CE9">
        <w:rPr>
          <w:rFonts w:asciiTheme="majorHAnsi" w:hAnsiTheme="majorHAnsi" w:cstheme="majorHAnsi"/>
          <w:sz w:val="22"/>
          <w:szCs w:val="22"/>
        </w:rPr>
        <w:t xml:space="preserve">is competent to undertake its own assurance process. </w:t>
      </w:r>
      <w:r w:rsidRPr="00300CE9">
        <w:rPr>
          <w:rFonts w:asciiTheme="majorHAnsi" w:hAnsiTheme="majorHAnsi" w:cstheme="majorHAnsi"/>
          <w:sz w:val="22"/>
          <w:szCs w:val="22"/>
        </w:rPr>
        <w:t>It is t</w:t>
      </w:r>
      <w:r w:rsidR="00F0679E" w:rsidRPr="00300CE9">
        <w:rPr>
          <w:rFonts w:asciiTheme="majorHAnsi" w:hAnsiTheme="majorHAnsi" w:cstheme="majorHAnsi"/>
          <w:sz w:val="22"/>
          <w:szCs w:val="22"/>
        </w:rPr>
        <w:t>herefore</w:t>
      </w:r>
      <w:r w:rsidRPr="00300CE9">
        <w:rPr>
          <w:rFonts w:asciiTheme="majorHAnsi" w:hAnsiTheme="majorHAnsi" w:cstheme="majorHAnsi"/>
          <w:sz w:val="22"/>
          <w:szCs w:val="22"/>
        </w:rPr>
        <w:t xml:space="preserve"> critical</w:t>
      </w:r>
      <w:r w:rsidR="00F0679E" w:rsidRPr="00300CE9">
        <w:rPr>
          <w:rFonts w:asciiTheme="majorHAnsi" w:hAnsiTheme="majorHAnsi" w:cstheme="majorHAnsi"/>
          <w:sz w:val="22"/>
          <w:szCs w:val="22"/>
        </w:rPr>
        <w:t xml:space="preserve"> to engage</w:t>
      </w:r>
      <w:r w:rsidRPr="00300CE9">
        <w:rPr>
          <w:rFonts w:asciiTheme="majorHAnsi" w:hAnsiTheme="majorHAnsi" w:cstheme="majorHAnsi"/>
          <w:sz w:val="22"/>
          <w:szCs w:val="22"/>
        </w:rPr>
        <w:t xml:space="preserve"> from the outset</w:t>
      </w:r>
      <w:r w:rsidR="00F0679E" w:rsidRPr="00300CE9">
        <w:rPr>
          <w:rFonts w:asciiTheme="majorHAnsi" w:hAnsiTheme="majorHAnsi" w:cstheme="majorHAnsi"/>
          <w:sz w:val="22"/>
          <w:szCs w:val="22"/>
        </w:rPr>
        <w:t xml:space="preserve"> </w:t>
      </w:r>
      <w:r w:rsidR="00006330" w:rsidRPr="00300CE9">
        <w:rPr>
          <w:rFonts w:asciiTheme="majorHAnsi" w:hAnsiTheme="majorHAnsi" w:cstheme="majorHAnsi"/>
          <w:sz w:val="22"/>
          <w:szCs w:val="22"/>
        </w:rPr>
        <w:t xml:space="preserve">with producers </w:t>
      </w:r>
      <w:r w:rsidR="00F0679E" w:rsidRPr="00300CE9">
        <w:rPr>
          <w:rFonts w:asciiTheme="majorHAnsi" w:hAnsiTheme="majorHAnsi" w:cstheme="majorHAnsi"/>
          <w:sz w:val="22"/>
          <w:szCs w:val="22"/>
        </w:rPr>
        <w:t xml:space="preserve">and gain trust </w:t>
      </w:r>
      <w:r w:rsidR="001634E4" w:rsidRPr="00300CE9">
        <w:rPr>
          <w:rFonts w:asciiTheme="majorHAnsi" w:hAnsiTheme="majorHAnsi" w:cstheme="majorHAnsi"/>
          <w:sz w:val="22"/>
          <w:szCs w:val="22"/>
        </w:rPr>
        <w:t xml:space="preserve">and commitment to the IMS </w:t>
      </w:r>
      <w:r w:rsidR="00F0679E" w:rsidRPr="00300CE9">
        <w:rPr>
          <w:rFonts w:asciiTheme="majorHAnsi" w:hAnsiTheme="majorHAnsi" w:cstheme="majorHAnsi"/>
          <w:sz w:val="22"/>
          <w:szCs w:val="22"/>
        </w:rPr>
        <w:t xml:space="preserve">from </w:t>
      </w:r>
      <w:r w:rsidRPr="00300CE9">
        <w:rPr>
          <w:rFonts w:asciiTheme="majorHAnsi" w:hAnsiTheme="majorHAnsi" w:cstheme="majorHAnsi"/>
          <w:sz w:val="22"/>
          <w:szCs w:val="22"/>
        </w:rPr>
        <w:t xml:space="preserve">all </w:t>
      </w:r>
      <w:r w:rsidR="00F0679E" w:rsidRPr="00300CE9">
        <w:rPr>
          <w:rFonts w:asciiTheme="majorHAnsi" w:hAnsiTheme="majorHAnsi" w:cstheme="majorHAnsi"/>
          <w:sz w:val="22"/>
          <w:szCs w:val="22"/>
        </w:rPr>
        <w:t>group members</w:t>
      </w:r>
      <w:r w:rsidR="001634E4" w:rsidRPr="00300CE9">
        <w:rPr>
          <w:rFonts w:asciiTheme="majorHAnsi" w:hAnsiTheme="majorHAnsi" w:cstheme="majorHAnsi"/>
          <w:sz w:val="22"/>
          <w:szCs w:val="22"/>
        </w:rPr>
        <w:t>, before attempting to secure</w:t>
      </w:r>
      <w:r w:rsidR="005525A2" w:rsidRPr="00300CE9">
        <w:rPr>
          <w:rFonts w:asciiTheme="majorHAnsi" w:hAnsiTheme="majorHAnsi" w:cstheme="majorHAnsi"/>
          <w:sz w:val="22"/>
          <w:szCs w:val="22"/>
        </w:rPr>
        <w:t xml:space="preserve"> </w:t>
      </w:r>
      <w:r w:rsidR="00394F57" w:rsidRPr="00300CE9">
        <w:rPr>
          <w:rFonts w:asciiTheme="majorHAnsi" w:hAnsiTheme="majorHAnsi" w:cstheme="majorHAnsi"/>
          <w:sz w:val="22"/>
          <w:szCs w:val="22"/>
        </w:rPr>
        <w:t xml:space="preserve">producer agreements. </w:t>
      </w:r>
      <w:r w:rsidR="001634E4" w:rsidRPr="00300CE9">
        <w:rPr>
          <w:rFonts w:asciiTheme="majorHAnsi" w:hAnsiTheme="majorHAnsi" w:cstheme="majorHAnsi"/>
          <w:sz w:val="22"/>
          <w:szCs w:val="22"/>
        </w:rPr>
        <w:t xml:space="preserve">Once this trust and commitment is evident, the IMS can enter into </w:t>
      </w:r>
      <w:r w:rsidR="001634E4" w:rsidRPr="00300CE9">
        <w:rPr>
          <w:rFonts w:asciiTheme="majorHAnsi" w:hAnsiTheme="majorHAnsi" w:cstheme="majorHAnsi"/>
          <w:sz w:val="22"/>
          <w:szCs w:val="22"/>
        </w:rPr>
        <w:lastRenderedPageBreak/>
        <w:t>i</w:t>
      </w:r>
      <w:r w:rsidR="008655FE" w:rsidRPr="00300CE9">
        <w:rPr>
          <w:rFonts w:asciiTheme="majorHAnsi" w:hAnsiTheme="majorHAnsi" w:cstheme="majorHAnsi"/>
          <w:sz w:val="22"/>
          <w:szCs w:val="22"/>
        </w:rPr>
        <w:t>ndividual agreement</w:t>
      </w:r>
      <w:r w:rsidR="001634E4" w:rsidRPr="00300CE9">
        <w:rPr>
          <w:rFonts w:asciiTheme="majorHAnsi" w:hAnsiTheme="majorHAnsi" w:cstheme="majorHAnsi"/>
          <w:sz w:val="22"/>
          <w:szCs w:val="22"/>
        </w:rPr>
        <w:t>s</w:t>
      </w:r>
      <w:r w:rsidR="008655FE" w:rsidRPr="00300CE9">
        <w:rPr>
          <w:rFonts w:asciiTheme="majorHAnsi" w:hAnsiTheme="majorHAnsi" w:cstheme="majorHAnsi"/>
          <w:sz w:val="22"/>
          <w:szCs w:val="22"/>
        </w:rPr>
        <w:t xml:space="preserve"> </w:t>
      </w:r>
      <w:r w:rsidR="008914C8" w:rsidRPr="00300CE9">
        <w:rPr>
          <w:rFonts w:asciiTheme="majorHAnsi" w:hAnsiTheme="majorHAnsi" w:cstheme="majorHAnsi"/>
          <w:sz w:val="22"/>
          <w:szCs w:val="22"/>
        </w:rPr>
        <w:t>with each producer</w:t>
      </w:r>
      <w:r w:rsidR="001634E4" w:rsidRPr="00300CE9">
        <w:rPr>
          <w:rFonts w:asciiTheme="majorHAnsi" w:hAnsiTheme="majorHAnsi" w:cstheme="majorHAnsi"/>
          <w:sz w:val="22"/>
          <w:szCs w:val="22"/>
        </w:rPr>
        <w:t>; these agreements</w:t>
      </w:r>
      <w:r w:rsidR="008914C8" w:rsidRPr="00300CE9">
        <w:rPr>
          <w:rFonts w:asciiTheme="majorHAnsi" w:hAnsiTheme="majorHAnsi" w:cstheme="majorHAnsi"/>
          <w:sz w:val="22"/>
          <w:szCs w:val="22"/>
        </w:rPr>
        <w:t xml:space="preserve"> should be </w:t>
      </w:r>
      <w:r w:rsidR="001634E4" w:rsidRPr="00300CE9">
        <w:rPr>
          <w:rFonts w:asciiTheme="majorHAnsi" w:hAnsiTheme="majorHAnsi" w:cstheme="majorHAnsi"/>
          <w:sz w:val="22"/>
          <w:szCs w:val="22"/>
        </w:rPr>
        <w:t>filed and stored securely at the IMS office</w:t>
      </w:r>
      <w:r w:rsidR="008914C8" w:rsidRPr="00300CE9">
        <w:rPr>
          <w:rFonts w:asciiTheme="majorHAnsi" w:hAnsiTheme="majorHAnsi" w:cstheme="majorHAnsi"/>
          <w:sz w:val="22"/>
          <w:szCs w:val="22"/>
        </w:rPr>
        <w:t xml:space="preserve">. </w:t>
      </w:r>
      <w:r w:rsidR="001634E4" w:rsidRPr="00300CE9">
        <w:rPr>
          <w:rFonts w:asciiTheme="majorHAnsi" w:hAnsiTheme="majorHAnsi" w:cstheme="majorHAnsi"/>
          <w:sz w:val="22"/>
          <w:szCs w:val="22"/>
        </w:rPr>
        <w:t>The p</w:t>
      </w:r>
      <w:r w:rsidR="008914C8" w:rsidRPr="00300CE9">
        <w:rPr>
          <w:rFonts w:asciiTheme="majorHAnsi" w:hAnsiTheme="majorHAnsi" w:cstheme="majorHAnsi"/>
          <w:sz w:val="22"/>
          <w:szCs w:val="22"/>
        </w:rPr>
        <w:t xml:space="preserve">roducer </w:t>
      </w:r>
      <w:r w:rsidR="001634E4" w:rsidRPr="00300CE9">
        <w:rPr>
          <w:rFonts w:asciiTheme="majorHAnsi" w:hAnsiTheme="majorHAnsi" w:cstheme="majorHAnsi"/>
          <w:sz w:val="22"/>
          <w:szCs w:val="22"/>
        </w:rPr>
        <w:t>must be provided with their</w:t>
      </w:r>
      <w:r w:rsidR="008914C8" w:rsidRPr="00300CE9">
        <w:rPr>
          <w:rFonts w:asciiTheme="majorHAnsi" w:hAnsiTheme="majorHAnsi" w:cstheme="majorHAnsi"/>
          <w:sz w:val="22"/>
          <w:szCs w:val="22"/>
        </w:rPr>
        <w:t xml:space="preserve"> copy of </w:t>
      </w:r>
      <w:r w:rsidR="001634E4" w:rsidRPr="00300CE9">
        <w:rPr>
          <w:rFonts w:asciiTheme="majorHAnsi" w:hAnsiTheme="majorHAnsi" w:cstheme="majorHAnsi"/>
          <w:sz w:val="22"/>
          <w:szCs w:val="22"/>
        </w:rPr>
        <w:t xml:space="preserve">the </w:t>
      </w:r>
      <w:r w:rsidR="008914C8" w:rsidRPr="00300CE9">
        <w:rPr>
          <w:rFonts w:asciiTheme="majorHAnsi" w:hAnsiTheme="majorHAnsi" w:cstheme="majorHAnsi"/>
          <w:sz w:val="22"/>
          <w:szCs w:val="22"/>
        </w:rPr>
        <w:t xml:space="preserve">agreement so that they can review and understand </w:t>
      </w:r>
      <w:r w:rsidR="00322216" w:rsidRPr="00300CE9">
        <w:rPr>
          <w:rFonts w:asciiTheme="majorHAnsi" w:hAnsiTheme="majorHAnsi" w:cstheme="majorHAnsi"/>
          <w:sz w:val="22"/>
          <w:szCs w:val="22"/>
        </w:rPr>
        <w:t>the</w:t>
      </w:r>
      <w:r w:rsidR="001634E4" w:rsidRPr="00300CE9">
        <w:rPr>
          <w:rFonts w:asciiTheme="majorHAnsi" w:hAnsiTheme="majorHAnsi" w:cstheme="majorHAnsi"/>
          <w:sz w:val="22"/>
          <w:szCs w:val="22"/>
        </w:rPr>
        <w:t>ir individual responsibilities and</w:t>
      </w:r>
      <w:r w:rsidR="00322216" w:rsidRPr="00300CE9">
        <w:rPr>
          <w:rFonts w:asciiTheme="majorHAnsi" w:hAnsiTheme="majorHAnsi" w:cstheme="majorHAnsi"/>
          <w:sz w:val="22"/>
          <w:szCs w:val="22"/>
        </w:rPr>
        <w:t xml:space="preserve"> consequences of enrolment</w:t>
      </w:r>
      <w:r w:rsidR="0030724C" w:rsidRPr="00300CE9">
        <w:rPr>
          <w:rFonts w:asciiTheme="majorHAnsi" w:hAnsiTheme="majorHAnsi" w:cstheme="majorHAnsi"/>
          <w:sz w:val="22"/>
          <w:szCs w:val="22"/>
        </w:rPr>
        <w:t xml:space="preserve"> in </w:t>
      </w:r>
      <w:r w:rsidR="001634E4" w:rsidRPr="00300CE9">
        <w:rPr>
          <w:rFonts w:asciiTheme="majorHAnsi" w:hAnsiTheme="majorHAnsi" w:cstheme="majorHAnsi"/>
          <w:sz w:val="22"/>
          <w:szCs w:val="22"/>
        </w:rPr>
        <w:t xml:space="preserve">the </w:t>
      </w:r>
      <w:r w:rsidR="0030724C" w:rsidRPr="00300CE9">
        <w:rPr>
          <w:rFonts w:asciiTheme="majorHAnsi" w:hAnsiTheme="majorHAnsi" w:cstheme="majorHAnsi"/>
          <w:sz w:val="22"/>
          <w:szCs w:val="22"/>
        </w:rPr>
        <w:t>SRP program</w:t>
      </w:r>
      <w:r w:rsidR="001634E4" w:rsidRPr="00300CE9">
        <w:rPr>
          <w:rFonts w:asciiTheme="majorHAnsi" w:hAnsiTheme="majorHAnsi" w:cstheme="majorHAnsi"/>
          <w:sz w:val="22"/>
          <w:szCs w:val="22"/>
        </w:rPr>
        <w:t>me</w:t>
      </w:r>
      <w:r w:rsidR="00322216" w:rsidRPr="00300CE9">
        <w:rPr>
          <w:rFonts w:asciiTheme="majorHAnsi" w:hAnsiTheme="majorHAnsi" w:cstheme="majorHAnsi"/>
          <w:sz w:val="22"/>
          <w:szCs w:val="22"/>
        </w:rPr>
        <w:t>.</w:t>
      </w:r>
      <w:r w:rsidR="005E23F8" w:rsidRPr="00300CE9">
        <w:rPr>
          <w:rFonts w:asciiTheme="majorHAnsi" w:hAnsiTheme="majorHAnsi" w:cstheme="majorHAnsi"/>
          <w:sz w:val="22"/>
          <w:szCs w:val="22"/>
        </w:rPr>
        <w:t xml:space="preserve"> </w:t>
      </w:r>
    </w:p>
    <w:p w14:paraId="23463033" w14:textId="48FBDE2B" w:rsidR="00317E56" w:rsidRPr="00300CE9" w:rsidRDefault="00317E56" w:rsidP="00C03303">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Agreements between the group and its members </w:t>
      </w:r>
      <w:r w:rsidR="001634E4" w:rsidRPr="00300CE9">
        <w:rPr>
          <w:rFonts w:asciiTheme="majorHAnsi" w:hAnsiTheme="majorHAnsi" w:cstheme="majorHAnsi"/>
          <w:sz w:val="22"/>
          <w:szCs w:val="22"/>
        </w:rPr>
        <w:t xml:space="preserve">define the relationship between the producer and the IMS and </w:t>
      </w:r>
      <w:r w:rsidRPr="00300CE9">
        <w:rPr>
          <w:rFonts w:asciiTheme="majorHAnsi" w:hAnsiTheme="majorHAnsi" w:cstheme="majorHAnsi"/>
          <w:sz w:val="22"/>
          <w:szCs w:val="22"/>
        </w:rPr>
        <w:t xml:space="preserve">ensure that producers </w:t>
      </w:r>
      <w:r w:rsidR="001634E4" w:rsidRPr="00300CE9">
        <w:rPr>
          <w:rFonts w:asciiTheme="majorHAnsi" w:hAnsiTheme="majorHAnsi" w:cstheme="majorHAnsi"/>
          <w:sz w:val="22"/>
          <w:szCs w:val="22"/>
        </w:rPr>
        <w:t xml:space="preserve">commit and understand </w:t>
      </w:r>
      <w:r w:rsidRPr="00300CE9">
        <w:rPr>
          <w:rFonts w:asciiTheme="majorHAnsi" w:hAnsiTheme="majorHAnsi" w:cstheme="majorHAnsi"/>
          <w:sz w:val="22"/>
          <w:szCs w:val="22"/>
        </w:rPr>
        <w:t>their right</w:t>
      </w:r>
      <w:r w:rsidR="001634E4" w:rsidRPr="00300CE9">
        <w:rPr>
          <w:rFonts w:asciiTheme="majorHAnsi" w:hAnsiTheme="majorHAnsi" w:cstheme="majorHAnsi"/>
          <w:sz w:val="22"/>
          <w:szCs w:val="22"/>
        </w:rPr>
        <w:t>s</w:t>
      </w:r>
      <w:r w:rsidRPr="00300CE9">
        <w:rPr>
          <w:rFonts w:asciiTheme="majorHAnsi" w:hAnsiTheme="majorHAnsi" w:cstheme="majorHAnsi"/>
          <w:sz w:val="22"/>
          <w:szCs w:val="22"/>
        </w:rPr>
        <w:t xml:space="preserve"> and responsibilities as </w:t>
      </w:r>
      <w:r w:rsidR="001634E4" w:rsidRPr="00300CE9">
        <w:rPr>
          <w:rFonts w:asciiTheme="majorHAnsi" w:hAnsiTheme="majorHAnsi" w:cstheme="majorHAnsi"/>
          <w:sz w:val="22"/>
          <w:szCs w:val="22"/>
        </w:rPr>
        <w:t xml:space="preserve">group </w:t>
      </w:r>
      <w:r w:rsidRPr="00300CE9">
        <w:rPr>
          <w:rFonts w:asciiTheme="majorHAnsi" w:hAnsiTheme="majorHAnsi" w:cstheme="majorHAnsi"/>
          <w:sz w:val="22"/>
          <w:szCs w:val="22"/>
        </w:rPr>
        <w:t>member</w:t>
      </w:r>
      <w:r w:rsidR="001634E4" w:rsidRPr="00300CE9">
        <w:rPr>
          <w:rFonts w:asciiTheme="majorHAnsi" w:hAnsiTheme="majorHAnsi" w:cstheme="majorHAnsi"/>
          <w:sz w:val="22"/>
          <w:szCs w:val="22"/>
        </w:rPr>
        <w:t>s</w:t>
      </w:r>
      <w:r w:rsidRPr="00300CE9">
        <w:rPr>
          <w:rFonts w:asciiTheme="majorHAnsi" w:hAnsiTheme="majorHAnsi" w:cstheme="majorHAnsi"/>
          <w:sz w:val="22"/>
          <w:szCs w:val="22"/>
        </w:rPr>
        <w:t xml:space="preserve">. Each member of the group </w:t>
      </w:r>
      <w:r w:rsidR="001634E4" w:rsidRPr="00300CE9">
        <w:rPr>
          <w:rFonts w:asciiTheme="majorHAnsi" w:hAnsiTheme="majorHAnsi" w:cstheme="majorHAnsi"/>
          <w:sz w:val="22"/>
          <w:szCs w:val="22"/>
        </w:rPr>
        <w:t xml:space="preserve">must </w:t>
      </w:r>
      <w:del w:id="861" w:author="Khananusit, Sarida GIZ TH" w:date="2020-08-26T13:50:00Z">
        <w:r w:rsidRPr="00300CE9" w:rsidDel="00EC1368">
          <w:rPr>
            <w:rFonts w:asciiTheme="majorHAnsi" w:hAnsiTheme="majorHAnsi" w:cstheme="majorHAnsi"/>
            <w:sz w:val="22"/>
            <w:szCs w:val="22"/>
          </w:rPr>
          <w:delText xml:space="preserve">gives </w:delText>
        </w:r>
      </w:del>
      <w:ins w:id="862" w:author="Khananusit, Sarida GIZ TH" w:date="2020-08-26T13:50:00Z">
        <w:r w:rsidR="00EC1368">
          <w:rPr>
            <w:rFonts w:asciiTheme="majorHAnsi" w:hAnsiTheme="majorHAnsi" w:cstheme="majorHAnsi"/>
            <w:sz w:val="22"/>
            <w:szCs w:val="22"/>
          </w:rPr>
          <w:t>provide</w:t>
        </w:r>
        <w:r w:rsidR="00EC1368" w:rsidRPr="00300CE9">
          <w:rPr>
            <w:rFonts w:asciiTheme="majorHAnsi" w:hAnsiTheme="majorHAnsi" w:cstheme="majorHAnsi"/>
            <w:sz w:val="22"/>
            <w:szCs w:val="22"/>
          </w:rPr>
          <w:t xml:space="preserve"> </w:t>
        </w:r>
      </w:ins>
      <w:r w:rsidRPr="00300CE9">
        <w:rPr>
          <w:rFonts w:asciiTheme="majorHAnsi" w:hAnsiTheme="majorHAnsi" w:cstheme="majorHAnsi"/>
          <w:sz w:val="22"/>
          <w:szCs w:val="22"/>
        </w:rPr>
        <w:t>written consent to</w:t>
      </w:r>
      <w:r w:rsidRPr="00300CE9">
        <w:rPr>
          <w:rFonts w:asciiTheme="majorHAnsi" w:hAnsiTheme="majorHAnsi" w:cstheme="majorHAnsi"/>
          <w:sz w:val="22"/>
          <w:szCs w:val="22"/>
          <w:cs/>
        </w:rPr>
        <w:t xml:space="preserve"> </w:t>
      </w:r>
      <w:r w:rsidRPr="00300CE9">
        <w:rPr>
          <w:rFonts w:asciiTheme="majorHAnsi" w:hAnsiTheme="majorHAnsi" w:cstheme="majorHAnsi"/>
          <w:sz w:val="22"/>
          <w:szCs w:val="22"/>
        </w:rPr>
        <w:t>participate as a member of the group</w:t>
      </w:r>
      <w:r w:rsidR="001634E4" w:rsidRPr="00300CE9">
        <w:rPr>
          <w:rFonts w:asciiTheme="majorHAnsi" w:hAnsiTheme="majorHAnsi" w:cstheme="majorHAnsi"/>
          <w:sz w:val="22"/>
          <w:szCs w:val="22"/>
        </w:rPr>
        <w:t xml:space="preserve"> and to abide by its rules</w:t>
      </w:r>
      <w:r w:rsidRPr="00300CE9">
        <w:rPr>
          <w:rFonts w:asciiTheme="majorHAnsi" w:hAnsiTheme="majorHAnsi" w:cstheme="majorHAnsi"/>
          <w:sz w:val="22"/>
          <w:szCs w:val="22"/>
        </w:rPr>
        <w:t>. Consent</w:t>
      </w:r>
      <w:r w:rsidRPr="00300CE9">
        <w:rPr>
          <w:rFonts w:asciiTheme="majorHAnsi" w:hAnsiTheme="majorHAnsi" w:cstheme="majorHAnsi"/>
          <w:sz w:val="22"/>
          <w:szCs w:val="22"/>
          <w:cs/>
        </w:rPr>
        <w:t xml:space="preserve"> </w:t>
      </w:r>
      <w:r w:rsidRPr="00300CE9">
        <w:rPr>
          <w:rFonts w:asciiTheme="majorHAnsi" w:hAnsiTheme="majorHAnsi" w:cstheme="majorHAnsi"/>
          <w:sz w:val="22"/>
          <w:szCs w:val="22"/>
        </w:rPr>
        <w:t>declarations, including dates and descriptions, must be retained on</w:t>
      </w:r>
      <w:r w:rsidRPr="00300CE9">
        <w:rPr>
          <w:rFonts w:asciiTheme="majorHAnsi" w:hAnsiTheme="majorHAnsi" w:cstheme="majorHAnsi"/>
          <w:sz w:val="22"/>
          <w:szCs w:val="22"/>
          <w:cs/>
        </w:rPr>
        <w:t xml:space="preserve"> </w:t>
      </w:r>
      <w:r w:rsidRPr="00300CE9">
        <w:rPr>
          <w:rFonts w:asciiTheme="majorHAnsi" w:hAnsiTheme="majorHAnsi" w:cstheme="majorHAnsi"/>
          <w:sz w:val="22"/>
          <w:szCs w:val="22"/>
        </w:rPr>
        <w:t xml:space="preserve">file. Members </w:t>
      </w:r>
      <w:r w:rsidR="001634E4" w:rsidRPr="00300CE9">
        <w:rPr>
          <w:rFonts w:asciiTheme="majorHAnsi" w:hAnsiTheme="majorHAnsi" w:cstheme="majorHAnsi"/>
          <w:sz w:val="22"/>
          <w:szCs w:val="22"/>
        </w:rPr>
        <w:t xml:space="preserve">must </w:t>
      </w:r>
      <w:del w:id="863" w:author="Khananusit, Sarida GIZ TH" w:date="2020-08-26T13:51:00Z">
        <w:r w:rsidR="001634E4" w:rsidRPr="00300CE9" w:rsidDel="00EC1368">
          <w:rPr>
            <w:rFonts w:asciiTheme="majorHAnsi" w:hAnsiTheme="majorHAnsi" w:cstheme="majorHAnsi"/>
            <w:sz w:val="22"/>
            <w:szCs w:val="22"/>
          </w:rPr>
          <w:delText xml:space="preserve">also </w:delText>
        </w:r>
      </w:del>
      <w:r w:rsidR="001634E4" w:rsidRPr="00300CE9">
        <w:rPr>
          <w:rFonts w:asciiTheme="majorHAnsi" w:hAnsiTheme="majorHAnsi" w:cstheme="majorHAnsi"/>
          <w:sz w:val="22"/>
          <w:szCs w:val="22"/>
        </w:rPr>
        <w:t xml:space="preserve">be made fully </w:t>
      </w:r>
      <w:r w:rsidRPr="00300CE9">
        <w:rPr>
          <w:rFonts w:asciiTheme="majorHAnsi" w:hAnsiTheme="majorHAnsi" w:cstheme="majorHAnsi"/>
          <w:sz w:val="22"/>
          <w:szCs w:val="22"/>
        </w:rPr>
        <w:t xml:space="preserve">aware </w:t>
      </w:r>
      <w:r w:rsidR="001634E4" w:rsidRPr="00300CE9">
        <w:rPr>
          <w:rFonts w:asciiTheme="majorHAnsi" w:hAnsiTheme="majorHAnsi" w:cstheme="majorHAnsi"/>
          <w:sz w:val="22"/>
          <w:szCs w:val="22"/>
        </w:rPr>
        <w:t>of the principles of</w:t>
      </w:r>
      <w:r w:rsidRPr="00300CE9">
        <w:rPr>
          <w:rFonts w:asciiTheme="majorHAnsi" w:hAnsiTheme="majorHAnsi" w:cstheme="majorHAnsi"/>
          <w:sz w:val="22"/>
          <w:szCs w:val="22"/>
        </w:rPr>
        <w:t xml:space="preserve"> democratic management and </w:t>
      </w:r>
      <w:r w:rsidR="001634E4" w:rsidRPr="00300CE9">
        <w:rPr>
          <w:rFonts w:asciiTheme="majorHAnsi" w:hAnsiTheme="majorHAnsi" w:cstheme="majorHAnsi"/>
          <w:sz w:val="22"/>
          <w:szCs w:val="22"/>
        </w:rPr>
        <w:t xml:space="preserve">follow the principle of </w:t>
      </w:r>
      <w:r w:rsidRPr="00300CE9">
        <w:rPr>
          <w:rFonts w:asciiTheme="majorHAnsi" w:hAnsiTheme="majorHAnsi" w:cstheme="majorHAnsi"/>
          <w:sz w:val="22"/>
          <w:szCs w:val="22"/>
        </w:rPr>
        <w:t xml:space="preserve">gender equality. </w:t>
      </w:r>
      <w:r w:rsidR="001634E4" w:rsidRPr="00300CE9">
        <w:rPr>
          <w:rFonts w:asciiTheme="majorHAnsi" w:hAnsiTheme="majorHAnsi" w:cstheme="majorHAnsi"/>
          <w:sz w:val="22"/>
          <w:szCs w:val="22"/>
        </w:rPr>
        <w:t>A c</w:t>
      </w:r>
      <w:r w:rsidRPr="00300CE9">
        <w:rPr>
          <w:rFonts w:asciiTheme="majorHAnsi" w:hAnsiTheme="majorHAnsi" w:cstheme="majorHAnsi"/>
          <w:sz w:val="22"/>
          <w:szCs w:val="22"/>
        </w:rPr>
        <w:t xml:space="preserve">ommon understanding </w:t>
      </w:r>
      <w:r w:rsidR="001634E4" w:rsidRPr="00300CE9">
        <w:rPr>
          <w:rFonts w:asciiTheme="majorHAnsi" w:hAnsiTheme="majorHAnsi" w:cstheme="majorHAnsi"/>
          <w:sz w:val="22"/>
          <w:szCs w:val="22"/>
        </w:rPr>
        <w:t xml:space="preserve">and consensus on all these norms </w:t>
      </w:r>
      <w:r w:rsidRPr="00300CE9">
        <w:rPr>
          <w:rFonts w:asciiTheme="majorHAnsi" w:hAnsiTheme="majorHAnsi" w:cstheme="majorHAnsi"/>
          <w:sz w:val="22"/>
          <w:szCs w:val="22"/>
        </w:rPr>
        <w:t xml:space="preserve">must be established among group members. </w:t>
      </w:r>
    </w:p>
    <w:p w14:paraId="184DD62D" w14:textId="15FE3BD8" w:rsidR="00EA51CB" w:rsidRPr="00300CE9" w:rsidRDefault="00317E56" w:rsidP="00317E56">
      <w:pPr>
        <w:widowControl w:val="0"/>
        <w:suppressAutoHyphens/>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It is </w:t>
      </w:r>
      <w:del w:id="864" w:author="Khananusit, Sarida GIZ TH" w:date="2020-08-26T13:51:00Z">
        <w:r w:rsidR="001634E4" w:rsidRPr="00300CE9" w:rsidDel="00EC1368">
          <w:rPr>
            <w:rFonts w:asciiTheme="majorHAnsi" w:hAnsiTheme="majorHAnsi" w:cstheme="majorHAnsi"/>
            <w:sz w:val="22"/>
            <w:szCs w:val="22"/>
          </w:rPr>
          <w:delText xml:space="preserve">also </w:delText>
        </w:r>
      </w:del>
      <w:r w:rsidRPr="00300CE9">
        <w:rPr>
          <w:rFonts w:asciiTheme="majorHAnsi" w:hAnsiTheme="majorHAnsi" w:cstheme="majorHAnsi"/>
          <w:sz w:val="22"/>
          <w:szCs w:val="22"/>
        </w:rPr>
        <w:t xml:space="preserve">important that agreements with producers allow members to resign or to appeal </w:t>
      </w:r>
      <w:r w:rsidR="001634E4" w:rsidRPr="00300CE9">
        <w:rPr>
          <w:rFonts w:asciiTheme="majorHAnsi" w:hAnsiTheme="majorHAnsi" w:cstheme="majorHAnsi"/>
          <w:sz w:val="22"/>
          <w:szCs w:val="22"/>
        </w:rPr>
        <w:t xml:space="preserve">against any </w:t>
      </w:r>
      <w:r w:rsidRPr="00300CE9">
        <w:rPr>
          <w:rFonts w:asciiTheme="majorHAnsi" w:hAnsiTheme="majorHAnsi" w:cstheme="majorHAnsi"/>
          <w:sz w:val="22"/>
          <w:szCs w:val="22"/>
        </w:rPr>
        <w:t>finding of non-conformance and resulting sanctions</w:t>
      </w:r>
      <w:r w:rsidR="001634E4" w:rsidRPr="00300CE9">
        <w:rPr>
          <w:rFonts w:asciiTheme="majorHAnsi" w:hAnsiTheme="majorHAnsi" w:cstheme="majorHAnsi"/>
          <w:sz w:val="22"/>
          <w:szCs w:val="22"/>
        </w:rPr>
        <w:t>, which may include expulsion from the group.</w:t>
      </w:r>
      <w:r w:rsidRPr="00300CE9">
        <w:rPr>
          <w:rFonts w:asciiTheme="majorHAnsi" w:hAnsiTheme="majorHAnsi" w:cstheme="majorHAnsi"/>
          <w:sz w:val="22"/>
          <w:szCs w:val="22"/>
        </w:rPr>
        <w:t xml:space="preserve"> Members must be made aware of their rights, responsibilities and consequences associated with group membership.</w:t>
      </w:r>
      <w:r w:rsidR="008E2AE6" w:rsidRPr="00300CE9">
        <w:rPr>
          <w:rFonts w:asciiTheme="majorHAnsi" w:hAnsiTheme="majorHAnsi" w:cstheme="majorHAnsi"/>
          <w:sz w:val="22"/>
          <w:szCs w:val="22"/>
        </w:rPr>
        <w:t xml:space="preserve"> </w:t>
      </w:r>
      <w:r w:rsidR="0030724C" w:rsidRPr="00300CE9">
        <w:rPr>
          <w:rFonts w:asciiTheme="majorHAnsi" w:hAnsiTheme="majorHAnsi" w:cstheme="majorHAnsi"/>
          <w:sz w:val="22"/>
          <w:szCs w:val="22"/>
        </w:rPr>
        <w:t xml:space="preserve">The agreement should be in writing </w:t>
      </w:r>
      <w:r w:rsidR="001634E4" w:rsidRPr="00300CE9">
        <w:rPr>
          <w:rFonts w:asciiTheme="majorHAnsi" w:hAnsiTheme="majorHAnsi" w:cstheme="majorHAnsi"/>
          <w:sz w:val="22"/>
          <w:szCs w:val="22"/>
        </w:rPr>
        <w:t>in</w:t>
      </w:r>
      <w:ins w:id="865" w:author="Khananusit, Sarida GIZ TH" w:date="2020-08-26T13:51:00Z">
        <w:r w:rsidR="00EC1368">
          <w:rPr>
            <w:rFonts w:asciiTheme="majorHAnsi" w:hAnsiTheme="majorHAnsi" w:cstheme="majorHAnsi"/>
            <w:sz w:val="22"/>
            <w:szCs w:val="22"/>
          </w:rPr>
          <w:t xml:space="preserve"> a</w:t>
        </w:r>
      </w:ins>
      <w:r w:rsidR="0030724C" w:rsidRPr="00300CE9">
        <w:rPr>
          <w:rFonts w:asciiTheme="majorHAnsi" w:hAnsiTheme="majorHAnsi" w:cstheme="majorHAnsi"/>
          <w:sz w:val="22"/>
          <w:szCs w:val="22"/>
        </w:rPr>
        <w:t xml:space="preserve"> language that is understandable </w:t>
      </w:r>
      <w:r w:rsidR="001634E4" w:rsidRPr="00300CE9">
        <w:rPr>
          <w:rFonts w:asciiTheme="majorHAnsi" w:hAnsiTheme="majorHAnsi" w:cstheme="majorHAnsi"/>
          <w:sz w:val="22"/>
          <w:szCs w:val="22"/>
        </w:rPr>
        <w:t>to</w:t>
      </w:r>
      <w:r w:rsidR="008A2518" w:rsidRPr="00300CE9">
        <w:rPr>
          <w:rFonts w:asciiTheme="majorHAnsi" w:hAnsiTheme="majorHAnsi" w:cstheme="majorHAnsi"/>
          <w:sz w:val="22"/>
          <w:szCs w:val="22"/>
        </w:rPr>
        <w:t xml:space="preserve"> </w:t>
      </w:r>
      <w:r w:rsidR="003F6E32" w:rsidRPr="00300CE9">
        <w:rPr>
          <w:rFonts w:asciiTheme="majorHAnsi" w:hAnsiTheme="majorHAnsi" w:cstheme="majorHAnsi"/>
          <w:sz w:val="22"/>
          <w:szCs w:val="22"/>
        </w:rPr>
        <w:t>producers and</w:t>
      </w:r>
      <w:r w:rsidR="008A2518" w:rsidRPr="00300CE9">
        <w:rPr>
          <w:rFonts w:asciiTheme="majorHAnsi" w:hAnsiTheme="majorHAnsi" w:cstheme="majorHAnsi"/>
          <w:sz w:val="22"/>
          <w:szCs w:val="22"/>
        </w:rPr>
        <w:t xml:space="preserve"> signed following </w:t>
      </w:r>
      <w:r w:rsidR="001634E4" w:rsidRPr="00300CE9">
        <w:rPr>
          <w:rFonts w:asciiTheme="majorHAnsi" w:hAnsiTheme="majorHAnsi" w:cstheme="majorHAnsi"/>
          <w:sz w:val="22"/>
          <w:szCs w:val="22"/>
        </w:rPr>
        <w:t>an agreed</w:t>
      </w:r>
      <w:r w:rsidR="008A2518" w:rsidRPr="00300CE9">
        <w:rPr>
          <w:rFonts w:asciiTheme="majorHAnsi" w:hAnsiTheme="majorHAnsi" w:cstheme="majorHAnsi"/>
          <w:sz w:val="22"/>
          <w:szCs w:val="22"/>
        </w:rPr>
        <w:t xml:space="preserve"> procedure</w:t>
      </w:r>
      <w:r w:rsidR="001634E4" w:rsidRPr="00300CE9">
        <w:rPr>
          <w:rFonts w:asciiTheme="majorHAnsi" w:hAnsiTheme="majorHAnsi" w:cstheme="majorHAnsi"/>
          <w:sz w:val="22"/>
          <w:szCs w:val="22"/>
        </w:rPr>
        <w:t xml:space="preserve"> (e.g.</w:t>
      </w:r>
      <w:ins w:id="866" w:author="Khananusit, Sarida GIZ TH" w:date="2020-08-26T13:51:00Z">
        <w:r w:rsidR="00EC1368">
          <w:rPr>
            <w:rFonts w:asciiTheme="majorHAnsi" w:hAnsiTheme="majorHAnsi" w:cstheme="majorHAnsi"/>
            <w:sz w:val="22"/>
            <w:szCs w:val="22"/>
          </w:rPr>
          <w:t>,</w:t>
        </w:r>
      </w:ins>
      <w:r w:rsidR="007F2EF4" w:rsidRPr="00300CE9">
        <w:rPr>
          <w:rFonts w:asciiTheme="majorHAnsi" w:hAnsiTheme="majorHAnsi" w:cstheme="majorHAnsi"/>
          <w:sz w:val="22"/>
          <w:szCs w:val="22"/>
        </w:rPr>
        <w:t xml:space="preserve"> recorded and witnessed</w:t>
      </w:r>
      <w:r w:rsidR="001634E4" w:rsidRPr="00300CE9">
        <w:rPr>
          <w:rFonts w:asciiTheme="majorHAnsi" w:hAnsiTheme="majorHAnsi" w:cstheme="majorHAnsi"/>
          <w:sz w:val="22"/>
          <w:szCs w:val="22"/>
        </w:rPr>
        <w:t>)</w:t>
      </w:r>
      <w:r w:rsidR="007F2EF4" w:rsidRPr="00300CE9">
        <w:rPr>
          <w:rFonts w:asciiTheme="majorHAnsi" w:hAnsiTheme="majorHAnsi" w:cstheme="majorHAnsi"/>
          <w:sz w:val="22"/>
          <w:szCs w:val="22"/>
        </w:rPr>
        <w:t xml:space="preserve">. </w:t>
      </w:r>
    </w:p>
    <w:p w14:paraId="3F43BC1E" w14:textId="625EF6A5" w:rsidR="0058709C" w:rsidRPr="00300CE9" w:rsidRDefault="001634E4" w:rsidP="004D53B5">
      <w:pPr>
        <w:widowControl w:val="0"/>
        <w:suppressAutoHyphens/>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The IMS must </w:t>
      </w:r>
      <w:del w:id="867" w:author="Khananusit, Sarida GIZ TH" w:date="2020-08-26T13:51:00Z">
        <w:r w:rsidRPr="00300CE9" w:rsidDel="00EC1368">
          <w:rPr>
            <w:rFonts w:asciiTheme="majorHAnsi" w:hAnsiTheme="majorHAnsi" w:cstheme="majorHAnsi"/>
            <w:sz w:val="22"/>
            <w:szCs w:val="22"/>
          </w:rPr>
          <w:delText xml:space="preserve">also </w:delText>
        </w:r>
        <w:commentRangeStart w:id="868"/>
        <w:commentRangeStart w:id="869"/>
        <w:commentRangeEnd w:id="868"/>
        <w:r w:rsidR="0058709C" w:rsidRPr="00300CE9" w:rsidDel="00EC1368">
          <w:rPr>
            <w:rStyle w:val="CommentReference"/>
            <w:rFonts w:asciiTheme="majorHAnsi" w:hAnsiTheme="majorHAnsi" w:cstheme="majorHAnsi"/>
          </w:rPr>
          <w:commentReference w:id="868"/>
        </w:r>
        <w:commentRangeEnd w:id="869"/>
        <w:r w:rsidR="0058709C" w:rsidRPr="00300CE9" w:rsidDel="00EC1368">
          <w:rPr>
            <w:rStyle w:val="CommentReference"/>
            <w:rFonts w:asciiTheme="majorHAnsi" w:hAnsiTheme="majorHAnsi" w:cstheme="majorHAnsi"/>
          </w:rPr>
          <w:commentReference w:id="869"/>
        </w:r>
      </w:del>
      <w:r w:rsidR="0058709C" w:rsidRPr="00300CE9">
        <w:rPr>
          <w:rFonts w:asciiTheme="majorHAnsi" w:hAnsiTheme="majorHAnsi" w:cstheme="majorHAnsi"/>
          <w:sz w:val="22"/>
          <w:szCs w:val="22"/>
        </w:rPr>
        <w:t xml:space="preserve">establish a clear and credible grievance mechanism for </w:t>
      </w:r>
      <w:r w:rsidRPr="00300CE9">
        <w:rPr>
          <w:rFonts w:asciiTheme="majorHAnsi" w:hAnsiTheme="majorHAnsi" w:cstheme="majorHAnsi"/>
          <w:sz w:val="22"/>
          <w:szCs w:val="22"/>
        </w:rPr>
        <w:t xml:space="preserve">its </w:t>
      </w:r>
      <w:r w:rsidR="0058709C" w:rsidRPr="00300CE9">
        <w:rPr>
          <w:rFonts w:asciiTheme="majorHAnsi" w:hAnsiTheme="majorHAnsi" w:cstheme="majorHAnsi"/>
          <w:sz w:val="22"/>
          <w:szCs w:val="22"/>
        </w:rPr>
        <w:t>members in case of dispute</w:t>
      </w:r>
      <w:r w:rsidRPr="00300CE9">
        <w:rPr>
          <w:rFonts w:asciiTheme="majorHAnsi" w:hAnsiTheme="majorHAnsi" w:cstheme="majorHAnsi"/>
          <w:sz w:val="22"/>
          <w:szCs w:val="22"/>
        </w:rPr>
        <w:t>, as well as an</w:t>
      </w:r>
      <w:r w:rsidR="0058709C" w:rsidRPr="00300CE9">
        <w:rPr>
          <w:rFonts w:asciiTheme="majorHAnsi" w:hAnsiTheme="majorHAnsi" w:cstheme="majorHAnsi"/>
          <w:sz w:val="22"/>
          <w:szCs w:val="22"/>
        </w:rPr>
        <w:t xml:space="preserve"> appeal </w:t>
      </w:r>
      <w:r w:rsidRPr="00300CE9">
        <w:rPr>
          <w:rFonts w:asciiTheme="majorHAnsi" w:hAnsiTheme="majorHAnsi" w:cstheme="majorHAnsi"/>
          <w:sz w:val="22"/>
          <w:szCs w:val="22"/>
        </w:rPr>
        <w:t xml:space="preserve">procedure </w:t>
      </w:r>
      <w:r w:rsidR="0058709C" w:rsidRPr="00300CE9">
        <w:rPr>
          <w:rFonts w:asciiTheme="majorHAnsi" w:hAnsiTheme="majorHAnsi" w:cstheme="majorHAnsi"/>
          <w:sz w:val="22"/>
          <w:szCs w:val="22"/>
        </w:rPr>
        <w:t xml:space="preserve">to protect members’ rights as </w:t>
      </w:r>
      <w:r w:rsidRPr="00300CE9">
        <w:rPr>
          <w:rFonts w:asciiTheme="majorHAnsi" w:hAnsiTheme="majorHAnsi" w:cstheme="majorHAnsi"/>
          <w:sz w:val="22"/>
          <w:szCs w:val="22"/>
        </w:rPr>
        <w:t xml:space="preserve">defined in </w:t>
      </w:r>
      <w:r w:rsidR="0058709C" w:rsidRPr="00300CE9">
        <w:rPr>
          <w:rFonts w:asciiTheme="majorHAnsi" w:hAnsiTheme="majorHAnsi" w:cstheme="majorHAnsi"/>
          <w:sz w:val="22"/>
          <w:szCs w:val="22"/>
        </w:rPr>
        <w:t>the producers’ agreement</w:t>
      </w:r>
      <w:r w:rsidRPr="00300CE9">
        <w:rPr>
          <w:rFonts w:asciiTheme="majorHAnsi" w:hAnsiTheme="majorHAnsi" w:cstheme="majorHAnsi"/>
          <w:sz w:val="22"/>
          <w:szCs w:val="22"/>
        </w:rPr>
        <w:t>. See Annex 4 for an</w:t>
      </w:r>
      <w:r w:rsidR="0058709C" w:rsidRPr="00300CE9">
        <w:rPr>
          <w:rFonts w:asciiTheme="majorHAnsi" w:hAnsiTheme="majorHAnsi" w:cstheme="majorHAnsi"/>
          <w:sz w:val="22"/>
          <w:szCs w:val="22"/>
        </w:rPr>
        <w:t xml:space="preserve"> example of </w:t>
      </w:r>
      <w:r w:rsidRPr="00300CE9">
        <w:rPr>
          <w:rFonts w:asciiTheme="majorHAnsi" w:hAnsiTheme="majorHAnsi" w:cstheme="majorHAnsi"/>
          <w:sz w:val="22"/>
          <w:szCs w:val="22"/>
        </w:rPr>
        <w:t xml:space="preserve">a </w:t>
      </w:r>
      <w:r w:rsidR="0058709C" w:rsidRPr="00300CE9">
        <w:rPr>
          <w:rFonts w:asciiTheme="majorHAnsi" w:hAnsiTheme="majorHAnsi" w:cstheme="majorHAnsi"/>
          <w:sz w:val="22"/>
          <w:szCs w:val="22"/>
        </w:rPr>
        <w:t xml:space="preserve">grievance mechanism. </w:t>
      </w:r>
    </w:p>
    <w:p w14:paraId="595AB78A" w14:textId="702915BE" w:rsidR="00B56FE7" w:rsidRPr="00300CE9" w:rsidRDefault="00F30B2A" w:rsidP="00C03303">
      <w:pPr>
        <w:widowControl w:val="0"/>
        <w:suppressAutoHyphens/>
        <w:spacing w:after="120"/>
        <w:jc w:val="both"/>
        <w:rPr>
          <w:rFonts w:asciiTheme="majorHAnsi" w:hAnsiTheme="majorHAnsi" w:cstheme="majorHAnsi"/>
          <w:sz w:val="22"/>
          <w:szCs w:val="22"/>
        </w:rPr>
      </w:pPr>
      <w:r w:rsidRPr="00300CE9">
        <w:rPr>
          <w:rFonts w:asciiTheme="majorHAnsi" w:hAnsiTheme="majorHAnsi" w:cstheme="majorHAnsi"/>
          <w:sz w:val="22"/>
          <w:szCs w:val="22"/>
        </w:rPr>
        <w:t>Following signature of a producer agreement, enrolled p</w:t>
      </w:r>
      <w:r w:rsidR="003F6E32" w:rsidRPr="00300CE9">
        <w:rPr>
          <w:rFonts w:asciiTheme="majorHAnsi" w:hAnsiTheme="majorHAnsi" w:cstheme="majorHAnsi"/>
          <w:sz w:val="22"/>
          <w:szCs w:val="22"/>
        </w:rPr>
        <w:t xml:space="preserve">roducers </w:t>
      </w:r>
      <w:r w:rsidRPr="00300CE9">
        <w:rPr>
          <w:rFonts w:asciiTheme="majorHAnsi" w:hAnsiTheme="majorHAnsi" w:cstheme="majorHAnsi"/>
          <w:sz w:val="22"/>
          <w:szCs w:val="22"/>
        </w:rPr>
        <w:t>shou</w:t>
      </w:r>
      <w:r w:rsidR="00252E32" w:rsidRPr="00300CE9">
        <w:rPr>
          <w:rFonts w:asciiTheme="majorHAnsi" w:hAnsiTheme="majorHAnsi" w:cstheme="majorHAnsi"/>
          <w:sz w:val="22"/>
          <w:szCs w:val="22"/>
        </w:rPr>
        <w:t xml:space="preserve">ld be listed </w:t>
      </w:r>
      <w:r w:rsidRPr="00300CE9">
        <w:rPr>
          <w:rFonts w:asciiTheme="majorHAnsi" w:hAnsiTheme="majorHAnsi" w:cstheme="majorHAnsi"/>
          <w:sz w:val="22"/>
          <w:szCs w:val="22"/>
        </w:rPr>
        <w:t>in a</w:t>
      </w:r>
      <w:ins w:id="870" w:author="Khananusit, Sarida GIZ TH" w:date="2020-08-26T13:52:00Z">
        <w:r w:rsidR="00EC1368">
          <w:rPr>
            <w:rFonts w:asciiTheme="majorHAnsi" w:hAnsiTheme="majorHAnsi" w:cstheme="majorHAnsi"/>
            <w:sz w:val="22"/>
            <w:szCs w:val="22"/>
          </w:rPr>
          <w:t>n</w:t>
        </w:r>
      </w:ins>
      <w:r w:rsidR="00252E32" w:rsidRPr="00300CE9">
        <w:rPr>
          <w:rFonts w:asciiTheme="majorHAnsi" w:hAnsiTheme="majorHAnsi" w:cstheme="majorHAnsi"/>
          <w:sz w:val="22"/>
          <w:szCs w:val="22"/>
        </w:rPr>
        <w:t xml:space="preserve"> </w:t>
      </w:r>
      <w:r w:rsidRPr="00300CE9">
        <w:rPr>
          <w:rFonts w:asciiTheme="majorHAnsi" w:hAnsiTheme="majorHAnsi" w:cstheme="majorHAnsi"/>
          <w:sz w:val="22"/>
          <w:szCs w:val="22"/>
        </w:rPr>
        <w:t>‘</w:t>
      </w:r>
      <w:r w:rsidR="00252E32" w:rsidRPr="00300CE9">
        <w:rPr>
          <w:rFonts w:asciiTheme="majorHAnsi" w:hAnsiTheme="majorHAnsi" w:cstheme="majorHAnsi"/>
          <w:sz w:val="22"/>
          <w:szCs w:val="22"/>
        </w:rPr>
        <w:t>SRP Producers List</w:t>
      </w:r>
      <w:r w:rsidRPr="00300CE9">
        <w:rPr>
          <w:rFonts w:asciiTheme="majorHAnsi" w:hAnsiTheme="majorHAnsi" w:cstheme="majorHAnsi"/>
          <w:sz w:val="22"/>
          <w:szCs w:val="22"/>
        </w:rPr>
        <w:t>’. See Annex 2 for a sa</w:t>
      </w:r>
      <w:r w:rsidR="001E0A9D" w:rsidRPr="00300CE9">
        <w:rPr>
          <w:rFonts w:asciiTheme="majorHAnsi" w:hAnsiTheme="majorHAnsi" w:cstheme="majorHAnsi"/>
          <w:sz w:val="22"/>
          <w:szCs w:val="22"/>
        </w:rPr>
        <w:t>mple template</w:t>
      </w:r>
      <w:r w:rsidR="0097254C" w:rsidRPr="00300CE9">
        <w:rPr>
          <w:rFonts w:asciiTheme="majorHAnsi" w:hAnsiTheme="majorHAnsi" w:cstheme="majorHAnsi"/>
          <w:sz w:val="22"/>
          <w:szCs w:val="22"/>
        </w:rPr>
        <w:t xml:space="preserve">. </w:t>
      </w:r>
      <w:r w:rsidR="005D566A" w:rsidRPr="00300CE9">
        <w:rPr>
          <w:rFonts w:asciiTheme="majorHAnsi" w:hAnsiTheme="majorHAnsi" w:cstheme="majorHAnsi"/>
          <w:sz w:val="22"/>
          <w:szCs w:val="22"/>
        </w:rPr>
        <w:t xml:space="preserve">A complete list of producers participating in the </w:t>
      </w:r>
      <w:r w:rsidR="001C63D0" w:rsidRPr="00300CE9">
        <w:rPr>
          <w:rFonts w:asciiTheme="majorHAnsi" w:hAnsiTheme="majorHAnsi" w:cstheme="majorHAnsi"/>
          <w:sz w:val="22"/>
          <w:szCs w:val="22"/>
        </w:rPr>
        <w:t xml:space="preserve">programme </w:t>
      </w:r>
      <w:r w:rsidRPr="00300CE9">
        <w:rPr>
          <w:rFonts w:asciiTheme="majorHAnsi" w:hAnsiTheme="majorHAnsi" w:cstheme="majorHAnsi"/>
          <w:sz w:val="22"/>
          <w:szCs w:val="22"/>
        </w:rPr>
        <w:t>must be</w:t>
      </w:r>
      <w:r w:rsidR="005D566A" w:rsidRPr="00300CE9">
        <w:rPr>
          <w:rFonts w:asciiTheme="majorHAnsi" w:hAnsiTheme="majorHAnsi" w:cstheme="majorHAnsi"/>
          <w:sz w:val="22"/>
          <w:szCs w:val="22"/>
        </w:rPr>
        <w:t xml:space="preserve"> centrally </w:t>
      </w:r>
      <w:r w:rsidRPr="00300CE9">
        <w:rPr>
          <w:rFonts w:asciiTheme="majorHAnsi" w:hAnsiTheme="majorHAnsi" w:cstheme="majorHAnsi"/>
          <w:sz w:val="22"/>
          <w:szCs w:val="22"/>
        </w:rPr>
        <w:t>filed at the IMS office</w:t>
      </w:r>
      <w:r w:rsidR="005D566A" w:rsidRPr="00300CE9">
        <w:rPr>
          <w:rFonts w:asciiTheme="majorHAnsi" w:hAnsiTheme="majorHAnsi" w:cstheme="majorHAnsi"/>
          <w:sz w:val="22"/>
          <w:szCs w:val="22"/>
        </w:rPr>
        <w:t xml:space="preserve">. </w:t>
      </w:r>
      <w:r w:rsidRPr="00300CE9">
        <w:rPr>
          <w:rFonts w:asciiTheme="majorHAnsi" w:hAnsiTheme="majorHAnsi" w:cstheme="majorHAnsi"/>
          <w:sz w:val="22"/>
          <w:szCs w:val="22"/>
        </w:rPr>
        <w:t>As a minimum, t</w:t>
      </w:r>
      <w:r w:rsidR="005D566A" w:rsidRPr="00300CE9">
        <w:rPr>
          <w:rFonts w:asciiTheme="majorHAnsi" w:hAnsiTheme="majorHAnsi" w:cstheme="majorHAnsi"/>
          <w:sz w:val="22"/>
          <w:szCs w:val="22"/>
        </w:rPr>
        <w:t xml:space="preserve">he list </w:t>
      </w:r>
      <w:r w:rsidRPr="00300CE9">
        <w:rPr>
          <w:rFonts w:asciiTheme="majorHAnsi" w:hAnsiTheme="majorHAnsi" w:cstheme="majorHAnsi"/>
          <w:sz w:val="22"/>
          <w:szCs w:val="22"/>
        </w:rPr>
        <w:t xml:space="preserve">must </w:t>
      </w:r>
      <w:r w:rsidR="005D566A" w:rsidRPr="00300CE9">
        <w:rPr>
          <w:rFonts w:asciiTheme="majorHAnsi" w:hAnsiTheme="majorHAnsi" w:cstheme="majorHAnsi"/>
          <w:sz w:val="22"/>
          <w:szCs w:val="22"/>
        </w:rPr>
        <w:t>contain</w:t>
      </w:r>
      <w:r w:rsidRPr="00300CE9">
        <w:rPr>
          <w:rFonts w:asciiTheme="majorHAnsi" w:hAnsiTheme="majorHAnsi" w:cstheme="majorHAnsi"/>
          <w:sz w:val="22"/>
          <w:szCs w:val="22"/>
        </w:rPr>
        <w:t xml:space="preserve"> the following information</w:t>
      </w:r>
      <w:r w:rsidR="005D566A" w:rsidRPr="00300CE9">
        <w:rPr>
          <w:rFonts w:asciiTheme="majorHAnsi" w:hAnsiTheme="majorHAnsi" w:cstheme="majorHAnsi"/>
          <w:sz w:val="22"/>
          <w:szCs w:val="22"/>
        </w:rPr>
        <w:t>:</w:t>
      </w:r>
    </w:p>
    <w:p w14:paraId="40B0D6CD" w14:textId="3C918547" w:rsidR="005D566A" w:rsidRPr="00300CE9" w:rsidRDefault="00F30B2A" w:rsidP="00C03303">
      <w:pPr>
        <w:pStyle w:val="ListParagraph"/>
        <w:widowControl w:val="0"/>
        <w:numPr>
          <w:ilvl w:val="0"/>
          <w:numId w:val="57"/>
        </w:numPr>
        <w:suppressAutoHyphens/>
        <w:jc w:val="both"/>
        <w:rPr>
          <w:rFonts w:asciiTheme="majorHAnsi" w:hAnsiTheme="majorHAnsi" w:cstheme="majorHAnsi"/>
          <w:sz w:val="22"/>
          <w:szCs w:val="22"/>
        </w:rPr>
      </w:pPr>
      <w:r w:rsidRPr="00300CE9">
        <w:rPr>
          <w:rFonts w:asciiTheme="majorHAnsi" w:hAnsiTheme="majorHAnsi" w:cstheme="majorHAnsi"/>
          <w:sz w:val="22"/>
          <w:szCs w:val="22"/>
        </w:rPr>
        <w:t>P</w:t>
      </w:r>
      <w:r w:rsidR="005D566A" w:rsidRPr="00300CE9">
        <w:rPr>
          <w:rFonts w:asciiTheme="majorHAnsi" w:hAnsiTheme="majorHAnsi" w:cstheme="majorHAnsi"/>
          <w:sz w:val="22"/>
          <w:szCs w:val="22"/>
        </w:rPr>
        <w:t>roducer</w:t>
      </w:r>
      <w:r w:rsidRPr="00300CE9">
        <w:rPr>
          <w:rFonts w:asciiTheme="majorHAnsi" w:hAnsiTheme="majorHAnsi" w:cstheme="majorHAnsi"/>
          <w:sz w:val="22"/>
          <w:szCs w:val="22"/>
        </w:rPr>
        <w:t>'</w:t>
      </w:r>
      <w:r w:rsidR="005D566A" w:rsidRPr="00300CE9">
        <w:rPr>
          <w:rFonts w:asciiTheme="majorHAnsi" w:hAnsiTheme="majorHAnsi" w:cstheme="majorHAnsi"/>
          <w:sz w:val="22"/>
          <w:szCs w:val="22"/>
        </w:rPr>
        <w:t>s name, contact details, group ID number</w:t>
      </w:r>
    </w:p>
    <w:p w14:paraId="5B2D3C61" w14:textId="35B2CF15" w:rsidR="005D566A" w:rsidRPr="00300CE9" w:rsidRDefault="00F30B2A" w:rsidP="00C03303">
      <w:pPr>
        <w:pStyle w:val="ListParagraph"/>
        <w:widowControl w:val="0"/>
        <w:numPr>
          <w:ilvl w:val="0"/>
          <w:numId w:val="57"/>
        </w:numPr>
        <w:suppressAutoHyphens/>
        <w:jc w:val="both"/>
        <w:rPr>
          <w:rFonts w:asciiTheme="majorHAnsi" w:hAnsiTheme="majorHAnsi" w:cstheme="majorHAnsi"/>
          <w:sz w:val="22"/>
          <w:szCs w:val="22"/>
        </w:rPr>
      </w:pPr>
      <w:r w:rsidRPr="00300CE9">
        <w:rPr>
          <w:rFonts w:asciiTheme="majorHAnsi" w:hAnsiTheme="majorHAnsi" w:cstheme="majorHAnsi"/>
          <w:sz w:val="22"/>
          <w:szCs w:val="22"/>
        </w:rPr>
        <w:t>L</w:t>
      </w:r>
      <w:r w:rsidR="005D566A" w:rsidRPr="00300CE9">
        <w:rPr>
          <w:rFonts w:asciiTheme="majorHAnsi" w:hAnsiTheme="majorHAnsi" w:cstheme="majorHAnsi"/>
          <w:sz w:val="22"/>
          <w:szCs w:val="22"/>
        </w:rPr>
        <w:t xml:space="preserve">and </w:t>
      </w:r>
      <w:r w:rsidRPr="00300CE9">
        <w:rPr>
          <w:rFonts w:asciiTheme="majorHAnsi" w:hAnsiTheme="majorHAnsi" w:cstheme="majorHAnsi"/>
          <w:sz w:val="22"/>
          <w:szCs w:val="22"/>
        </w:rPr>
        <w:t xml:space="preserve">tenure </w:t>
      </w:r>
      <w:r w:rsidR="005D566A" w:rsidRPr="00300CE9">
        <w:rPr>
          <w:rFonts w:asciiTheme="majorHAnsi" w:hAnsiTheme="majorHAnsi" w:cstheme="majorHAnsi"/>
          <w:sz w:val="22"/>
          <w:szCs w:val="22"/>
        </w:rPr>
        <w:t>status (owned or leased)</w:t>
      </w:r>
    </w:p>
    <w:p w14:paraId="71724122" w14:textId="6C4ADF69" w:rsidR="005D566A" w:rsidRPr="00300CE9" w:rsidRDefault="00F30B2A" w:rsidP="00C03303">
      <w:pPr>
        <w:pStyle w:val="ListParagraph"/>
        <w:widowControl w:val="0"/>
        <w:numPr>
          <w:ilvl w:val="0"/>
          <w:numId w:val="57"/>
        </w:numPr>
        <w:suppressAutoHyphens/>
        <w:jc w:val="both"/>
        <w:rPr>
          <w:rFonts w:asciiTheme="majorHAnsi" w:hAnsiTheme="majorHAnsi" w:cstheme="majorHAnsi"/>
          <w:sz w:val="22"/>
          <w:szCs w:val="22"/>
        </w:rPr>
      </w:pPr>
      <w:r w:rsidRPr="00300CE9">
        <w:rPr>
          <w:rFonts w:asciiTheme="majorHAnsi" w:hAnsiTheme="majorHAnsi" w:cstheme="majorHAnsi"/>
          <w:sz w:val="22"/>
          <w:szCs w:val="22"/>
        </w:rPr>
        <w:t>L</w:t>
      </w:r>
      <w:r w:rsidR="005D566A" w:rsidRPr="00300CE9">
        <w:rPr>
          <w:rFonts w:asciiTheme="majorHAnsi" w:hAnsiTheme="majorHAnsi" w:cstheme="majorHAnsi"/>
          <w:sz w:val="22"/>
          <w:szCs w:val="22"/>
        </w:rPr>
        <w:t>ocation of production area and GPS coordinate</w:t>
      </w:r>
      <w:r w:rsidRPr="00300CE9">
        <w:rPr>
          <w:rFonts w:asciiTheme="majorHAnsi" w:hAnsiTheme="majorHAnsi" w:cstheme="majorHAnsi"/>
          <w:sz w:val="22"/>
          <w:szCs w:val="22"/>
        </w:rPr>
        <w:t>s</w:t>
      </w:r>
      <w:r w:rsidR="005D566A" w:rsidRPr="00300CE9">
        <w:rPr>
          <w:rFonts w:asciiTheme="majorHAnsi" w:hAnsiTheme="majorHAnsi" w:cstheme="majorHAnsi"/>
          <w:sz w:val="22"/>
          <w:szCs w:val="22"/>
        </w:rPr>
        <w:t xml:space="preserve"> </w:t>
      </w:r>
    </w:p>
    <w:p w14:paraId="4739A4C5" w14:textId="0F69B5FC" w:rsidR="005D566A" w:rsidRPr="00300CE9" w:rsidRDefault="00F30B2A" w:rsidP="00C03303">
      <w:pPr>
        <w:pStyle w:val="ListParagraph"/>
        <w:widowControl w:val="0"/>
        <w:numPr>
          <w:ilvl w:val="0"/>
          <w:numId w:val="57"/>
        </w:numPr>
        <w:suppressAutoHyphens/>
        <w:jc w:val="both"/>
        <w:rPr>
          <w:rFonts w:asciiTheme="majorHAnsi" w:hAnsiTheme="majorHAnsi" w:cstheme="majorHAnsi"/>
          <w:sz w:val="22"/>
          <w:szCs w:val="22"/>
        </w:rPr>
      </w:pPr>
      <w:r w:rsidRPr="00300CE9">
        <w:rPr>
          <w:rFonts w:asciiTheme="majorHAnsi" w:hAnsiTheme="majorHAnsi" w:cstheme="majorHAnsi"/>
          <w:sz w:val="22"/>
          <w:szCs w:val="22"/>
        </w:rPr>
        <w:t>T</w:t>
      </w:r>
      <w:r w:rsidR="005D566A" w:rsidRPr="00300CE9">
        <w:rPr>
          <w:rFonts w:asciiTheme="majorHAnsi" w:hAnsiTheme="majorHAnsi" w:cstheme="majorHAnsi"/>
          <w:sz w:val="22"/>
          <w:szCs w:val="22"/>
        </w:rPr>
        <w:t xml:space="preserve">otal growing/ production area and/or quantity for each registered product </w:t>
      </w:r>
    </w:p>
    <w:p w14:paraId="0972F74E" w14:textId="7B55CCA3" w:rsidR="005D566A" w:rsidRPr="00300CE9" w:rsidRDefault="00F30B2A" w:rsidP="00C03303">
      <w:pPr>
        <w:pStyle w:val="ListParagraph"/>
        <w:widowControl w:val="0"/>
        <w:numPr>
          <w:ilvl w:val="0"/>
          <w:numId w:val="57"/>
        </w:numPr>
        <w:suppressAutoHyphens/>
        <w:jc w:val="both"/>
        <w:rPr>
          <w:rFonts w:asciiTheme="majorHAnsi" w:hAnsiTheme="majorHAnsi" w:cstheme="majorHAnsi"/>
          <w:sz w:val="22"/>
          <w:szCs w:val="22"/>
        </w:rPr>
      </w:pPr>
      <w:r w:rsidRPr="00300CE9">
        <w:rPr>
          <w:rFonts w:asciiTheme="majorHAnsi" w:hAnsiTheme="majorHAnsi" w:cstheme="majorHAnsi"/>
          <w:sz w:val="22"/>
          <w:szCs w:val="22"/>
        </w:rPr>
        <w:t>Date of e</w:t>
      </w:r>
      <w:r w:rsidR="005D566A" w:rsidRPr="00300CE9">
        <w:rPr>
          <w:rFonts w:asciiTheme="majorHAnsi" w:hAnsiTheme="majorHAnsi" w:cstheme="majorHAnsi"/>
          <w:sz w:val="22"/>
          <w:szCs w:val="22"/>
        </w:rPr>
        <w:t xml:space="preserve">ntry </w:t>
      </w:r>
      <w:r w:rsidRPr="00300CE9">
        <w:rPr>
          <w:rFonts w:asciiTheme="majorHAnsi" w:hAnsiTheme="majorHAnsi" w:cstheme="majorHAnsi"/>
          <w:sz w:val="22"/>
          <w:szCs w:val="22"/>
        </w:rPr>
        <w:t>to the</w:t>
      </w:r>
      <w:r w:rsidR="005D566A" w:rsidRPr="00300CE9">
        <w:rPr>
          <w:rFonts w:asciiTheme="majorHAnsi" w:hAnsiTheme="majorHAnsi" w:cstheme="majorHAnsi"/>
          <w:sz w:val="22"/>
          <w:szCs w:val="22"/>
        </w:rPr>
        <w:t xml:space="preserve"> program</w:t>
      </w:r>
      <w:r w:rsidRPr="00300CE9">
        <w:rPr>
          <w:rFonts w:asciiTheme="majorHAnsi" w:hAnsiTheme="majorHAnsi" w:cstheme="majorHAnsi"/>
          <w:sz w:val="22"/>
          <w:szCs w:val="22"/>
        </w:rPr>
        <w:t>me</w:t>
      </w:r>
    </w:p>
    <w:p w14:paraId="402D16C1" w14:textId="7CAE477F" w:rsidR="005D566A" w:rsidRPr="00300CE9" w:rsidRDefault="00F30B2A" w:rsidP="00C27D48">
      <w:pPr>
        <w:pStyle w:val="ListParagraph"/>
        <w:widowControl w:val="0"/>
        <w:numPr>
          <w:ilvl w:val="0"/>
          <w:numId w:val="57"/>
        </w:numPr>
        <w:suppressAutoHyphens/>
        <w:jc w:val="both"/>
        <w:rPr>
          <w:rFonts w:asciiTheme="majorHAnsi" w:hAnsiTheme="majorHAnsi" w:cstheme="majorHAnsi"/>
          <w:sz w:val="22"/>
          <w:szCs w:val="22"/>
        </w:rPr>
      </w:pPr>
      <w:r w:rsidRPr="00300CE9">
        <w:rPr>
          <w:rFonts w:asciiTheme="majorHAnsi" w:hAnsiTheme="majorHAnsi" w:cstheme="majorHAnsi"/>
          <w:sz w:val="22"/>
          <w:szCs w:val="22"/>
        </w:rPr>
        <w:t>P</w:t>
      </w:r>
      <w:r w:rsidR="005D566A" w:rsidRPr="00300CE9">
        <w:rPr>
          <w:rFonts w:asciiTheme="majorHAnsi" w:hAnsiTheme="majorHAnsi" w:cstheme="majorHAnsi"/>
          <w:sz w:val="22"/>
          <w:szCs w:val="22"/>
        </w:rPr>
        <w:t>roduction (p</w:t>
      </w:r>
      <w:r w:rsidRPr="00300CE9">
        <w:rPr>
          <w:rFonts w:asciiTheme="majorHAnsi" w:hAnsiTheme="majorHAnsi" w:cstheme="majorHAnsi"/>
          <w:sz w:val="22"/>
          <w:szCs w:val="22"/>
        </w:rPr>
        <w:t>ast</w:t>
      </w:r>
      <w:r w:rsidR="005D566A" w:rsidRPr="00300CE9">
        <w:rPr>
          <w:rFonts w:asciiTheme="majorHAnsi" w:hAnsiTheme="majorHAnsi" w:cstheme="majorHAnsi"/>
          <w:sz w:val="22"/>
          <w:szCs w:val="22"/>
        </w:rPr>
        <w:t xml:space="preserve"> yields since entry date and current year’s estimat</w:t>
      </w:r>
      <w:r w:rsidRPr="00300CE9">
        <w:rPr>
          <w:rFonts w:asciiTheme="majorHAnsi" w:hAnsiTheme="majorHAnsi" w:cstheme="majorHAnsi"/>
          <w:sz w:val="22"/>
          <w:szCs w:val="22"/>
        </w:rPr>
        <w:t>e</w:t>
      </w:r>
      <w:r w:rsidR="005D566A" w:rsidRPr="00300CE9">
        <w:rPr>
          <w:rFonts w:asciiTheme="majorHAnsi" w:hAnsiTheme="majorHAnsi" w:cstheme="majorHAnsi"/>
          <w:sz w:val="22"/>
          <w:szCs w:val="22"/>
        </w:rPr>
        <w:t>) validated</w:t>
      </w:r>
      <w:r w:rsidR="00C27D48" w:rsidRPr="00300CE9">
        <w:rPr>
          <w:rFonts w:asciiTheme="majorHAnsi" w:hAnsiTheme="majorHAnsi" w:cstheme="majorHAnsi"/>
          <w:sz w:val="22"/>
          <w:szCs w:val="22"/>
        </w:rPr>
        <w:t xml:space="preserve"> </w:t>
      </w:r>
      <w:r w:rsidR="005D566A" w:rsidRPr="00300CE9">
        <w:rPr>
          <w:rFonts w:asciiTheme="majorHAnsi" w:hAnsiTheme="majorHAnsi" w:cstheme="majorHAnsi"/>
          <w:sz w:val="22"/>
          <w:szCs w:val="22"/>
        </w:rPr>
        <w:t xml:space="preserve">by </w:t>
      </w:r>
      <w:r w:rsidRPr="00300CE9">
        <w:rPr>
          <w:rFonts w:asciiTheme="majorHAnsi" w:hAnsiTheme="majorHAnsi" w:cstheme="majorHAnsi"/>
          <w:sz w:val="22"/>
          <w:szCs w:val="22"/>
        </w:rPr>
        <w:t xml:space="preserve">the </w:t>
      </w:r>
      <w:r w:rsidR="005D566A" w:rsidRPr="00300CE9">
        <w:rPr>
          <w:rFonts w:asciiTheme="majorHAnsi" w:hAnsiTheme="majorHAnsi" w:cstheme="majorHAnsi"/>
          <w:sz w:val="22"/>
          <w:szCs w:val="22"/>
        </w:rPr>
        <w:t>IMS</w:t>
      </w:r>
      <w:r w:rsidRPr="00300CE9">
        <w:rPr>
          <w:rFonts w:asciiTheme="majorHAnsi" w:hAnsiTheme="majorHAnsi" w:cstheme="majorHAnsi"/>
          <w:sz w:val="22"/>
          <w:szCs w:val="22"/>
        </w:rPr>
        <w:t>.</w:t>
      </w:r>
    </w:p>
    <w:p w14:paraId="4FDAFA24" w14:textId="77777777" w:rsidR="008E7D71" w:rsidRPr="00300CE9" w:rsidRDefault="008E7D71" w:rsidP="00C03303">
      <w:pPr>
        <w:widowControl w:val="0"/>
        <w:suppressAutoHyphens/>
        <w:ind w:left="360"/>
        <w:jc w:val="both"/>
        <w:rPr>
          <w:rFonts w:asciiTheme="majorHAnsi" w:hAnsiTheme="majorHAnsi" w:cstheme="majorHAnsi"/>
          <w:sz w:val="22"/>
          <w:szCs w:val="22"/>
        </w:rPr>
      </w:pPr>
    </w:p>
    <w:p w14:paraId="6B992EB9" w14:textId="25C6F05E" w:rsidR="008E2782" w:rsidRPr="00300CE9" w:rsidRDefault="00A20FB2" w:rsidP="00300CE9">
      <w:pPr>
        <w:pStyle w:val="Heading2"/>
        <w:ind w:left="810" w:hanging="792"/>
      </w:pPr>
      <w:bookmarkStart w:id="871" w:name="_Toc49104687"/>
      <w:bookmarkStart w:id="872" w:name="_Toc49105168"/>
      <w:bookmarkStart w:id="873" w:name="_Toc49348912"/>
      <w:bookmarkEnd w:id="871"/>
      <w:bookmarkEnd w:id="872"/>
      <w:r w:rsidRPr="00300CE9">
        <w:t>Member</w:t>
      </w:r>
      <w:commentRangeStart w:id="874"/>
      <w:commentRangeEnd w:id="874"/>
      <w:r w:rsidRPr="00300CE9">
        <w:commentReference w:id="874"/>
      </w:r>
      <w:r w:rsidRPr="00300CE9">
        <w:t xml:space="preserve"> </w:t>
      </w:r>
      <w:r w:rsidR="00F30B2A" w:rsidRPr="00300CE9">
        <w:t>e</w:t>
      </w:r>
      <w:r w:rsidRPr="00300CE9">
        <w:t>nrolment</w:t>
      </w:r>
      <w:r w:rsidR="008E2782" w:rsidRPr="00300CE9">
        <w:t xml:space="preserve"> </w:t>
      </w:r>
      <w:r w:rsidRPr="00300CE9">
        <w:t xml:space="preserve">and </w:t>
      </w:r>
      <w:r w:rsidR="00F30B2A" w:rsidRPr="00300CE9">
        <w:t>removal</w:t>
      </w:r>
      <w:bookmarkEnd w:id="873"/>
    </w:p>
    <w:p w14:paraId="6EA2679D" w14:textId="5B629C16" w:rsidR="008E2782" w:rsidRPr="00300CE9" w:rsidRDefault="008E2782" w:rsidP="00C03303">
      <w:pPr>
        <w:spacing w:after="240"/>
        <w:jc w:val="both"/>
        <w:rPr>
          <w:rFonts w:asciiTheme="majorHAnsi" w:hAnsiTheme="majorHAnsi" w:cstheme="majorHAnsi"/>
          <w:sz w:val="22"/>
          <w:szCs w:val="22"/>
        </w:rPr>
      </w:pPr>
      <w:r w:rsidRPr="00300CE9">
        <w:rPr>
          <w:rFonts w:asciiTheme="majorHAnsi" w:hAnsiTheme="majorHAnsi" w:cstheme="majorHAnsi"/>
          <w:sz w:val="22"/>
          <w:szCs w:val="22"/>
        </w:rPr>
        <w:t>I</w:t>
      </w:r>
      <w:r w:rsidR="004379AD" w:rsidRPr="00300CE9">
        <w:rPr>
          <w:rFonts w:asciiTheme="majorHAnsi" w:hAnsiTheme="majorHAnsi" w:cstheme="majorHAnsi"/>
          <w:sz w:val="22"/>
          <w:szCs w:val="22"/>
        </w:rPr>
        <w:t>t is possible that</w:t>
      </w:r>
      <w:r w:rsidRPr="00300CE9">
        <w:rPr>
          <w:rFonts w:asciiTheme="majorHAnsi" w:hAnsiTheme="majorHAnsi" w:cstheme="majorHAnsi"/>
          <w:sz w:val="22"/>
          <w:szCs w:val="22"/>
        </w:rPr>
        <w:t xml:space="preserve"> producers may be enrolled in a group programme without their knowledge or consent. SRP requires written consent </w:t>
      </w:r>
      <w:r w:rsidR="000F5215" w:rsidRPr="00300CE9">
        <w:rPr>
          <w:rFonts w:asciiTheme="majorHAnsi" w:hAnsiTheme="majorHAnsi" w:cstheme="majorHAnsi"/>
          <w:sz w:val="22"/>
          <w:szCs w:val="22"/>
        </w:rPr>
        <w:t>from each individual producer</w:t>
      </w:r>
      <w:r w:rsidRPr="00300CE9">
        <w:rPr>
          <w:rFonts w:asciiTheme="majorHAnsi" w:hAnsiTheme="majorHAnsi" w:cstheme="majorHAnsi"/>
          <w:sz w:val="22"/>
          <w:szCs w:val="22"/>
        </w:rPr>
        <w:t>. Th</w:t>
      </w:r>
      <w:r w:rsidR="004379AD" w:rsidRPr="00300CE9">
        <w:rPr>
          <w:rFonts w:asciiTheme="majorHAnsi" w:hAnsiTheme="majorHAnsi" w:cstheme="majorHAnsi"/>
          <w:sz w:val="22"/>
          <w:szCs w:val="22"/>
        </w:rPr>
        <w:t>ough</w:t>
      </w:r>
      <w:r w:rsidRPr="00300CE9">
        <w:rPr>
          <w:rFonts w:asciiTheme="majorHAnsi" w:hAnsiTheme="majorHAnsi" w:cstheme="majorHAnsi"/>
          <w:sz w:val="22"/>
          <w:szCs w:val="22"/>
        </w:rPr>
        <w:t xml:space="preserve"> requirements </w:t>
      </w:r>
      <w:r w:rsidR="004379AD" w:rsidRPr="00300CE9">
        <w:rPr>
          <w:rFonts w:asciiTheme="majorHAnsi" w:hAnsiTheme="majorHAnsi" w:cstheme="majorHAnsi"/>
          <w:sz w:val="22"/>
          <w:szCs w:val="22"/>
        </w:rPr>
        <w:t>for</w:t>
      </w:r>
      <w:r w:rsidRPr="00300CE9">
        <w:rPr>
          <w:rFonts w:asciiTheme="majorHAnsi" w:hAnsiTheme="majorHAnsi" w:cstheme="majorHAnsi"/>
          <w:sz w:val="22"/>
          <w:szCs w:val="22"/>
        </w:rPr>
        <w:t xml:space="preserve"> new members to join </w:t>
      </w:r>
      <w:r w:rsidR="00986EDA" w:rsidRPr="00300CE9">
        <w:rPr>
          <w:rFonts w:asciiTheme="majorHAnsi" w:hAnsiTheme="majorHAnsi" w:cstheme="majorHAnsi"/>
          <w:sz w:val="22"/>
          <w:szCs w:val="22"/>
        </w:rPr>
        <w:t>an</w:t>
      </w:r>
      <w:r w:rsidRPr="00300CE9">
        <w:rPr>
          <w:rFonts w:asciiTheme="majorHAnsi" w:hAnsiTheme="majorHAnsi" w:cstheme="majorHAnsi"/>
          <w:sz w:val="22"/>
          <w:szCs w:val="22"/>
        </w:rPr>
        <w:t xml:space="preserve"> SRP </w:t>
      </w:r>
      <w:r w:rsidR="004379AD" w:rsidRPr="00300CE9">
        <w:rPr>
          <w:rFonts w:asciiTheme="majorHAnsi" w:hAnsiTheme="majorHAnsi" w:cstheme="majorHAnsi"/>
          <w:sz w:val="22"/>
          <w:szCs w:val="22"/>
        </w:rPr>
        <w:t xml:space="preserve">producer </w:t>
      </w:r>
      <w:r w:rsidRPr="00300CE9">
        <w:rPr>
          <w:rFonts w:asciiTheme="majorHAnsi" w:hAnsiTheme="majorHAnsi" w:cstheme="majorHAnsi"/>
          <w:sz w:val="22"/>
          <w:szCs w:val="22"/>
        </w:rPr>
        <w:t>group may var</w:t>
      </w:r>
      <w:r w:rsidR="004379AD" w:rsidRPr="00300CE9">
        <w:rPr>
          <w:rFonts w:asciiTheme="majorHAnsi" w:hAnsiTheme="majorHAnsi" w:cstheme="majorHAnsi"/>
          <w:sz w:val="22"/>
          <w:szCs w:val="22"/>
        </w:rPr>
        <w:t xml:space="preserve">y by group, </w:t>
      </w:r>
      <w:r w:rsidRPr="00300CE9">
        <w:rPr>
          <w:rFonts w:asciiTheme="majorHAnsi" w:hAnsiTheme="majorHAnsi" w:cstheme="majorHAnsi"/>
          <w:sz w:val="22"/>
          <w:szCs w:val="22"/>
        </w:rPr>
        <w:t>enrolment should follow</w:t>
      </w:r>
      <w:r w:rsidR="004379AD" w:rsidRPr="00300CE9">
        <w:rPr>
          <w:rFonts w:asciiTheme="majorHAnsi" w:hAnsiTheme="majorHAnsi" w:cstheme="majorHAnsi"/>
          <w:sz w:val="22"/>
          <w:szCs w:val="22"/>
        </w:rPr>
        <w:t xml:space="preserve"> the IMS</w:t>
      </w:r>
      <w:r w:rsidRPr="00300CE9">
        <w:rPr>
          <w:rFonts w:asciiTheme="majorHAnsi" w:hAnsiTheme="majorHAnsi" w:cstheme="majorHAnsi"/>
          <w:sz w:val="22"/>
          <w:szCs w:val="22"/>
        </w:rPr>
        <w:t xml:space="preserve"> group governance to ensure candidate members </w:t>
      </w:r>
      <w:r w:rsidR="004379AD" w:rsidRPr="00300CE9">
        <w:rPr>
          <w:rFonts w:asciiTheme="majorHAnsi" w:hAnsiTheme="majorHAnsi" w:cstheme="majorHAnsi"/>
          <w:sz w:val="22"/>
          <w:szCs w:val="22"/>
        </w:rPr>
        <w:t xml:space="preserve">are </w:t>
      </w:r>
      <w:r w:rsidRPr="00300CE9">
        <w:rPr>
          <w:rFonts w:asciiTheme="majorHAnsi" w:hAnsiTheme="majorHAnsi" w:cstheme="majorHAnsi"/>
          <w:sz w:val="22"/>
          <w:szCs w:val="22"/>
        </w:rPr>
        <w:t>able to fulfil SRP requirements by pass</w:t>
      </w:r>
      <w:r w:rsidR="004379AD" w:rsidRPr="00300CE9">
        <w:rPr>
          <w:rFonts w:asciiTheme="majorHAnsi" w:hAnsiTheme="majorHAnsi" w:cstheme="majorHAnsi"/>
          <w:sz w:val="22"/>
          <w:szCs w:val="22"/>
        </w:rPr>
        <w:t>ing</w:t>
      </w:r>
      <w:r w:rsidRPr="00300CE9">
        <w:rPr>
          <w:rFonts w:asciiTheme="majorHAnsi" w:hAnsiTheme="majorHAnsi" w:cstheme="majorHAnsi"/>
          <w:sz w:val="22"/>
          <w:szCs w:val="22"/>
        </w:rPr>
        <w:t xml:space="preserve"> </w:t>
      </w:r>
      <w:r w:rsidR="004379AD" w:rsidRPr="00300CE9">
        <w:rPr>
          <w:rFonts w:asciiTheme="majorHAnsi" w:hAnsiTheme="majorHAnsi" w:cstheme="majorHAnsi"/>
          <w:sz w:val="22"/>
          <w:szCs w:val="22"/>
        </w:rPr>
        <w:t xml:space="preserve">an </w:t>
      </w:r>
      <w:r w:rsidRPr="00300CE9">
        <w:rPr>
          <w:rFonts w:asciiTheme="majorHAnsi" w:hAnsiTheme="majorHAnsi" w:cstheme="majorHAnsi"/>
          <w:sz w:val="22"/>
          <w:szCs w:val="22"/>
        </w:rPr>
        <w:t xml:space="preserve">internal inspection, </w:t>
      </w:r>
      <w:r w:rsidR="004379AD" w:rsidRPr="00300CE9">
        <w:rPr>
          <w:rFonts w:asciiTheme="majorHAnsi" w:hAnsiTheme="majorHAnsi" w:cstheme="majorHAnsi"/>
          <w:sz w:val="22"/>
          <w:szCs w:val="22"/>
        </w:rPr>
        <w:t xml:space="preserve">and </w:t>
      </w:r>
      <w:del w:id="875" w:author="Khananusit, Sarida GIZ TH" w:date="2020-08-26T13:53:00Z">
        <w:r w:rsidR="004379AD" w:rsidRPr="00300CE9" w:rsidDel="00EC1368">
          <w:rPr>
            <w:rFonts w:asciiTheme="majorHAnsi" w:hAnsiTheme="majorHAnsi" w:cstheme="majorHAnsi"/>
            <w:sz w:val="22"/>
            <w:szCs w:val="22"/>
          </w:rPr>
          <w:delText xml:space="preserve">also </w:delText>
        </w:r>
      </w:del>
      <w:r w:rsidRPr="00300CE9">
        <w:rPr>
          <w:rFonts w:asciiTheme="majorHAnsi" w:hAnsiTheme="majorHAnsi" w:cstheme="majorHAnsi"/>
          <w:sz w:val="22"/>
          <w:szCs w:val="22"/>
        </w:rPr>
        <w:t>understand the</w:t>
      </w:r>
      <w:r w:rsidR="004379AD" w:rsidRPr="00300CE9">
        <w:rPr>
          <w:rFonts w:asciiTheme="majorHAnsi" w:hAnsiTheme="majorHAnsi" w:cstheme="majorHAnsi"/>
          <w:sz w:val="22"/>
          <w:szCs w:val="22"/>
        </w:rPr>
        <w:t>ir</w:t>
      </w:r>
      <w:r w:rsidRPr="00300CE9">
        <w:rPr>
          <w:rFonts w:asciiTheme="majorHAnsi" w:hAnsiTheme="majorHAnsi" w:cstheme="majorHAnsi"/>
          <w:sz w:val="22"/>
          <w:szCs w:val="22"/>
        </w:rPr>
        <w:t xml:space="preserve"> right</w:t>
      </w:r>
      <w:r w:rsidR="004379AD" w:rsidRPr="00300CE9">
        <w:rPr>
          <w:rFonts w:asciiTheme="majorHAnsi" w:hAnsiTheme="majorHAnsi" w:cstheme="majorHAnsi"/>
          <w:sz w:val="22"/>
          <w:szCs w:val="22"/>
        </w:rPr>
        <w:t>s</w:t>
      </w:r>
      <w:r w:rsidRPr="00300CE9">
        <w:rPr>
          <w:rFonts w:asciiTheme="majorHAnsi" w:hAnsiTheme="majorHAnsi" w:cstheme="majorHAnsi"/>
          <w:sz w:val="22"/>
          <w:szCs w:val="22"/>
        </w:rPr>
        <w:t xml:space="preserve"> and responsibilities before </w:t>
      </w:r>
      <w:del w:id="876" w:author="Khananusit, Sarida GIZ TH" w:date="2020-08-26T13:53:00Z">
        <w:r w:rsidRPr="00300CE9" w:rsidDel="00EC1368">
          <w:rPr>
            <w:rFonts w:asciiTheme="majorHAnsi" w:hAnsiTheme="majorHAnsi" w:cstheme="majorHAnsi"/>
            <w:sz w:val="22"/>
            <w:szCs w:val="22"/>
          </w:rPr>
          <w:delText>sign</w:delText>
        </w:r>
        <w:r w:rsidR="004379AD" w:rsidRPr="00300CE9" w:rsidDel="00EC1368">
          <w:rPr>
            <w:rFonts w:asciiTheme="majorHAnsi" w:hAnsiTheme="majorHAnsi" w:cstheme="majorHAnsi"/>
            <w:sz w:val="22"/>
            <w:szCs w:val="22"/>
          </w:rPr>
          <w:delText>ing in</w:delText>
        </w:r>
      </w:del>
      <w:ins w:id="877" w:author="Khananusit, Sarida GIZ TH" w:date="2020-08-26T13:53:00Z">
        <w:r w:rsidR="00EC1368">
          <w:rPr>
            <w:rFonts w:asciiTheme="majorHAnsi" w:hAnsiTheme="majorHAnsi" w:cstheme="majorHAnsi"/>
            <w:sz w:val="22"/>
            <w:szCs w:val="22"/>
          </w:rPr>
          <w:t>providing written</w:t>
        </w:r>
      </w:ins>
      <w:r w:rsidRPr="00300CE9">
        <w:rPr>
          <w:rFonts w:asciiTheme="majorHAnsi" w:hAnsiTheme="majorHAnsi" w:cstheme="majorHAnsi"/>
          <w:sz w:val="22"/>
          <w:szCs w:val="22"/>
        </w:rPr>
        <w:t xml:space="preserve"> consent to join the program</w:t>
      </w:r>
      <w:r w:rsidR="004379AD" w:rsidRPr="00300CE9">
        <w:rPr>
          <w:rFonts w:asciiTheme="majorHAnsi" w:hAnsiTheme="majorHAnsi" w:cstheme="majorHAnsi"/>
          <w:sz w:val="22"/>
          <w:szCs w:val="22"/>
        </w:rPr>
        <w:t>me</w:t>
      </w:r>
      <w:r w:rsidRPr="00300CE9">
        <w:rPr>
          <w:rFonts w:asciiTheme="majorHAnsi" w:hAnsiTheme="majorHAnsi" w:cstheme="majorHAnsi"/>
          <w:sz w:val="22"/>
          <w:szCs w:val="22"/>
        </w:rPr>
        <w:t xml:space="preserve">. </w:t>
      </w:r>
      <w:r w:rsidR="004379AD" w:rsidRPr="00300CE9">
        <w:rPr>
          <w:rFonts w:asciiTheme="majorHAnsi" w:hAnsiTheme="majorHAnsi" w:cstheme="majorHAnsi"/>
          <w:sz w:val="22"/>
          <w:szCs w:val="22"/>
        </w:rPr>
        <w:t>The process for a</w:t>
      </w:r>
      <w:r w:rsidRPr="00300CE9">
        <w:rPr>
          <w:rFonts w:asciiTheme="majorHAnsi" w:hAnsiTheme="majorHAnsi" w:cstheme="majorHAnsi"/>
          <w:sz w:val="22"/>
          <w:szCs w:val="22"/>
        </w:rPr>
        <w:t xml:space="preserve">pproval of new members </w:t>
      </w:r>
      <w:r w:rsidR="004379AD" w:rsidRPr="00300CE9">
        <w:rPr>
          <w:rFonts w:asciiTheme="majorHAnsi" w:hAnsiTheme="majorHAnsi" w:cstheme="majorHAnsi"/>
          <w:sz w:val="22"/>
          <w:szCs w:val="22"/>
        </w:rPr>
        <w:t xml:space="preserve">is specified </w:t>
      </w:r>
      <w:r w:rsidRPr="00300CE9">
        <w:rPr>
          <w:rFonts w:asciiTheme="majorHAnsi" w:hAnsiTheme="majorHAnsi" w:cstheme="majorHAnsi"/>
          <w:sz w:val="22"/>
          <w:szCs w:val="22"/>
        </w:rPr>
        <w:t xml:space="preserve">in the </w:t>
      </w:r>
      <w:r w:rsidR="004379AD" w:rsidRPr="00300CE9">
        <w:rPr>
          <w:rFonts w:asciiTheme="majorHAnsi" w:hAnsiTheme="majorHAnsi" w:cstheme="majorHAnsi"/>
          <w:sz w:val="22"/>
          <w:szCs w:val="22"/>
        </w:rPr>
        <w:t xml:space="preserve">IMS </w:t>
      </w:r>
      <w:r w:rsidRPr="00300CE9">
        <w:rPr>
          <w:rFonts w:asciiTheme="majorHAnsi" w:hAnsiTheme="majorHAnsi" w:cstheme="majorHAnsi"/>
          <w:sz w:val="22"/>
          <w:szCs w:val="22"/>
        </w:rPr>
        <w:t xml:space="preserve">governance procedure and decided by </w:t>
      </w:r>
      <w:r w:rsidR="004379AD" w:rsidRPr="00300CE9">
        <w:rPr>
          <w:rFonts w:asciiTheme="majorHAnsi" w:hAnsiTheme="majorHAnsi" w:cstheme="majorHAnsi"/>
          <w:sz w:val="22"/>
          <w:szCs w:val="22"/>
        </w:rPr>
        <w:t xml:space="preserve">the </w:t>
      </w:r>
      <w:r w:rsidRPr="00300CE9">
        <w:rPr>
          <w:rFonts w:asciiTheme="majorHAnsi" w:hAnsiTheme="majorHAnsi" w:cstheme="majorHAnsi"/>
          <w:sz w:val="22"/>
          <w:szCs w:val="22"/>
        </w:rPr>
        <w:t xml:space="preserve">internal </w:t>
      </w:r>
      <w:r w:rsidR="004379AD" w:rsidRPr="00300CE9">
        <w:rPr>
          <w:rFonts w:asciiTheme="majorHAnsi" w:hAnsiTheme="majorHAnsi" w:cstheme="majorHAnsi"/>
          <w:sz w:val="22"/>
          <w:szCs w:val="22"/>
        </w:rPr>
        <w:t>A</w:t>
      </w:r>
      <w:r w:rsidRPr="00300CE9">
        <w:rPr>
          <w:rFonts w:asciiTheme="majorHAnsi" w:hAnsiTheme="majorHAnsi" w:cstheme="majorHAnsi"/>
          <w:sz w:val="22"/>
          <w:szCs w:val="22"/>
        </w:rPr>
        <w:t xml:space="preserve">pproval </w:t>
      </w:r>
      <w:r w:rsidR="004379AD" w:rsidRPr="00300CE9">
        <w:rPr>
          <w:rFonts w:asciiTheme="majorHAnsi" w:hAnsiTheme="majorHAnsi" w:cstheme="majorHAnsi"/>
          <w:sz w:val="22"/>
          <w:szCs w:val="22"/>
        </w:rPr>
        <w:t>M</w:t>
      </w:r>
      <w:r w:rsidR="009D3FB0" w:rsidRPr="00300CE9">
        <w:rPr>
          <w:rFonts w:asciiTheme="majorHAnsi" w:hAnsiTheme="majorHAnsi" w:cstheme="majorHAnsi"/>
          <w:sz w:val="22"/>
          <w:szCs w:val="22"/>
        </w:rPr>
        <w:t>anager/</w:t>
      </w:r>
      <w:r w:rsidR="004379AD" w:rsidRPr="00300CE9">
        <w:rPr>
          <w:rFonts w:asciiTheme="majorHAnsi" w:hAnsiTheme="majorHAnsi" w:cstheme="majorHAnsi"/>
          <w:sz w:val="22"/>
          <w:szCs w:val="22"/>
        </w:rPr>
        <w:t>C</w:t>
      </w:r>
      <w:r w:rsidRPr="00300CE9">
        <w:rPr>
          <w:rFonts w:asciiTheme="majorHAnsi" w:hAnsiTheme="majorHAnsi" w:cstheme="majorHAnsi"/>
          <w:sz w:val="22"/>
          <w:szCs w:val="22"/>
        </w:rPr>
        <w:t xml:space="preserve">ommittee. </w:t>
      </w:r>
    </w:p>
    <w:p w14:paraId="676DEE57" w14:textId="4674E408" w:rsidR="008E2782" w:rsidRPr="00300CE9" w:rsidRDefault="004379AD" w:rsidP="00C03303">
      <w:pPr>
        <w:spacing w:after="240"/>
        <w:jc w:val="both"/>
        <w:rPr>
          <w:rFonts w:asciiTheme="majorHAnsi" w:hAnsiTheme="majorHAnsi" w:cstheme="majorHAnsi"/>
          <w:sz w:val="22"/>
          <w:szCs w:val="22"/>
        </w:rPr>
      </w:pPr>
      <w:r w:rsidRPr="00300CE9">
        <w:rPr>
          <w:rFonts w:asciiTheme="majorHAnsi" w:hAnsiTheme="majorHAnsi" w:cstheme="majorHAnsi"/>
          <w:sz w:val="22"/>
          <w:szCs w:val="22"/>
        </w:rPr>
        <w:t>Removal</w:t>
      </w:r>
      <w:r w:rsidR="008E2782" w:rsidRPr="00300CE9">
        <w:rPr>
          <w:rFonts w:asciiTheme="majorHAnsi" w:hAnsiTheme="majorHAnsi" w:cstheme="majorHAnsi"/>
          <w:sz w:val="22"/>
          <w:szCs w:val="22"/>
        </w:rPr>
        <w:t xml:space="preserve"> of members can be decided by the members themselves</w:t>
      </w:r>
      <w:r w:rsidRPr="00300CE9">
        <w:rPr>
          <w:rFonts w:asciiTheme="majorHAnsi" w:hAnsiTheme="majorHAnsi" w:cstheme="majorHAnsi"/>
          <w:sz w:val="22"/>
          <w:szCs w:val="22"/>
        </w:rPr>
        <w:t>,</w:t>
      </w:r>
      <w:r w:rsidR="008E2782" w:rsidRPr="00300CE9">
        <w:rPr>
          <w:rFonts w:asciiTheme="majorHAnsi" w:hAnsiTheme="majorHAnsi" w:cstheme="majorHAnsi"/>
          <w:sz w:val="22"/>
          <w:szCs w:val="22"/>
        </w:rPr>
        <w:t xml:space="preserve"> </w:t>
      </w:r>
      <w:del w:id="878" w:author="Khananusit, Sarida GIZ TH" w:date="2020-08-26T13:54:00Z">
        <w:r w:rsidR="008E2782" w:rsidRPr="00300CE9" w:rsidDel="00EC1368">
          <w:rPr>
            <w:rFonts w:asciiTheme="majorHAnsi" w:hAnsiTheme="majorHAnsi" w:cstheme="majorHAnsi"/>
            <w:sz w:val="22"/>
            <w:szCs w:val="22"/>
          </w:rPr>
          <w:delText xml:space="preserve">OR </w:delText>
        </w:r>
      </w:del>
      <w:ins w:id="879" w:author="Khananusit, Sarida GIZ TH" w:date="2020-08-26T13:54:00Z">
        <w:r w:rsidR="00EC1368">
          <w:rPr>
            <w:rFonts w:asciiTheme="majorHAnsi" w:hAnsiTheme="majorHAnsi" w:cstheme="majorHAnsi"/>
            <w:sz w:val="22"/>
            <w:szCs w:val="22"/>
          </w:rPr>
          <w:t>or</w:t>
        </w:r>
        <w:r w:rsidR="00EC1368" w:rsidRPr="00300CE9">
          <w:rPr>
            <w:rFonts w:asciiTheme="majorHAnsi" w:hAnsiTheme="majorHAnsi" w:cstheme="majorHAnsi"/>
            <w:sz w:val="22"/>
            <w:szCs w:val="22"/>
          </w:rPr>
          <w:t xml:space="preserve"> </w:t>
        </w:r>
      </w:ins>
      <w:proofErr w:type="gramStart"/>
      <w:r w:rsidR="008E2782" w:rsidRPr="00300CE9">
        <w:rPr>
          <w:rFonts w:asciiTheme="majorHAnsi" w:hAnsiTheme="majorHAnsi" w:cstheme="majorHAnsi"/>
          <w:sz w:val="22"/>
          <w:szCs w:val="22"/>
        </w:rPr>
        <w:t xml:space="preserve">as a result </w:t>
      </w:r>
      <w:r w:rsidRPr="00300CE9">
        <w:rPr>
          <w:rFonts w:asciiTheme="majorHAnsi" w:hAnsiTheme="majorHAnsi" w:cstheme="majorHAnsi"/>
          <w:sz w:val="22"/>
          <w:szCs w:val="22"/>
        </w:rPr>
        <w:t>of</w:t>
      </w:r>
      <w:proofErr w:type="gramEnd"/>
      <w:r w:rsidR="008E2782" w:rsidRPr="00300CE9">
        <w:rPr>
          <w:rFonts w:asciiTheme="majorHAnsi" w:hAnsiTheme="majorHAnsi" w:cstheme="majorHAnsi"/>
          <w:sz w:val="22"/>
          <w:szCs w:val="22"/>
        </w:rPr>
        <w:t xml:space="preserve"> </w:t>
      </w:r>
      <w:r w:rsidRPr="00300CE9">
        <w:rPr>
          <w:rFonts w:asciiTheme="majorHAnsi" w:hAnsiTheme="majorHAnsi" w:cstheme="majorHAnsi"/>
          <w:sz w:val="22"/>
          <w:szCs w:val="22"/>
        </w:rPr>
        <w:t xml:space="preserve">non-conformance determined by </w:t>
      </w:r>
      <w:r w:rsidR="008E2782" w:rsidRPr="00300CE9">
        <w:rPr>
          <w:rFonts w:asciiTheme="majorHAnsi" w:hAnsiTheme="majorHAnsi" w:cstheme="majorHAnsi"/>
          <w:sz w:val="22"/>
          <w:szCs w:val="22"/>
        </w:rPr>
        <w:t>an internal inspection and/or external inspection.</w:t>
      </w:r>
      <w:r w:rsidR="00F32944" w:rsidRPr="00300CE9">
        <w:rPr>
          <w:rFonts w:asciiTheme="majorHAnsi" w:hAnsiTheme="majorHAnsi" w:cstheme="majorHAnsi"/>
          <w:sz w:val="22"/>
          <w:szCs w:val="22"/>
        </w:rPr>
        <w:t xml:space="preserve"> M</w:t>
      </w:r>
      <w:r w:rsidR="008E2782" w:rsidRPr="00300CE9">
        <w:rPr>
          <w:rFonts w:asciiTheme="majorHAnsi" w:hAnsiTheme="majorHAnsi" w:cstheme="majorHAnsi"/>
          <w:sz w:val="22"/>
          <w:szCs w:val="22"/>
        </w:rPr>
        <w:t xml:space="preserve">embers </w:t>
      </w:r>
      <w:r w:rsidRPr="00300CE9">
        <w:rPr>
          <w:rFonts w:asciiTheme="majorHAnsi" w:hAnsiTheme="majorHAnsi" w:cstheme="majorHAnsi"/>
          <w:sz w:val="22"/>
          <w:szCs w:val="22"/>
        </w:rPr>
        <w:t xml:space="preserve">also </w:t>
      </w:r>
      <w:r w:rsidR="008E2782" w:rsidRPr="00300CE9">
        <w:rPr>
          <w:rFonts w:asciiTheme="majorHAnsi" w:hAnsiTheme="majorHAnsi" w:cstheme="majorHAnsi"/>
          <w:sz w:val="22"/>
          <w:szCs w:val="22"/>
        </w:rPr>
        <w:t>have the right to terminate the</w:t>
      </w:r>
      <w:r w:rsidRPr="00300CE9">
        <w:rPr>
          <w:rFonts w:asciiTheme="majorHAnsi" w:hAnsiTheme="majorHAnsi" w:cstheme="majorHAnsi"/>
          <w:sz w:val="22"/>
          <w:szCs w:val="22"/>
        </w:rPr>
        <w:t>ir own</w:t>
      </w:r>
      <w:r w:rsidR="008E2782" w:rsidRPr="00300CE9">
        <w:rPr>
          <w:rFonts w:asciiTheme="majorHAnsi" w:hAnsiTheme="majorHAnsi" w:cstheme="majorHAnsi"/>
          <w:sz w:val="22"/>
          <w:szCs w:val="22"/>
        </w:rPr>
        <w:t xml:space="preserve"> membership </w:t>
      </w:r>
      <w:r w:rsidRPr="00300CE9">
        <w:rPr>
          <w:rFonts w:asciiTheme="majorHAnsi" w:hAnsiTheme="majorHAnsi" w:cstheme="majorHAnsi"/>
          <w:sz w:val="22"/>
          <w:szCs w:val="22"/>
        </w:rPr>
        <w:t>in</w:t>
      </w:r>
      <w:r w:rsidR="008E2782" w:rsidRPr="00300CE9">
        <w:rPr>
          <w:rFonts w:asciiTheme="majorHAnsi" w:hAnsiTheme="majorHAnsi" w:cstheme="majorHAnsi"/>
          <w:sz w:val="22"/>
          <w:szCs w:val="22"/>
        </w:rPr>
        <w:t xml:space="preserve"> the group</w:t>
      </w:r>
      <w:r w:rsidRPr="00300CE9">
        <w:rPr>
          <w:rFonts w:asciiTheme="majorHAnsi" w:hAnsiTheme="majorHAnsi" w:cstheme="majorHAnsi"/>
          <w:sz w:val="22"/>
          <w:szCs w:val="22"/>
        </w:rPr>
        <w:t>, following the specified</w:t>
      </w:r>
      <w:r w:rsidR="008E2782" w:rsidRPr="00300CE9">
        <w:rPr>
          <w:rFonts w:asciiTheme="majorHAnsi" w:hAnsiTheme="majorHAnsi" w:cstheme="majorHAnsi"/>
          <w:sz w:val="22"/>
          <w:szCs w:val="22"/>
        </w:rPr>
        <w:t xml:space="preserve"> process. </w:t>
      </w:r>
      <w:r w:rsidRPr="00300CE9">
        <w:rPr>
          <w:rFonts w:asciiTheme="majorHAnsi" w:hAnsiTheme="majorHAnsi" w:cstheme="majorHAnsi"/>
          <w:sz w:val="22"/>
          <w:szCs w:val="22"/>
        </w:rPr>
        <w:t>Expulsion</w:t>
      </w:r>
      <w:r w:rsidR="008E2782" w:rsidRPr="00300CE9">
        <w:rPr>
          <w:rFonts w:asciiTheme="majorHAnsi" w:hAnsiTheme="majorHAnsi" w:cstheme="majorHAnsi"/>
          <w:sz w:val="22"/>
          <w:szCs w:val="22"/>
        </w:rPr>
        <w:t xml:space="preserve"> of members </w:t>
      </w:r>
      <w:proofErr w:type="gramStart"/>
      <w:r w:rsidR="008E2782" w:rsidRPr="00300CE9">
        <w:rPr>
          <w:rFonts w:asciiTheme="majorHAnsi" w:hAnsiTheme="majorHAnsi" w:cstheme="majorHAnsi"/>
          <w:sz w:val="22"/>
          <w:szCs w:val="22"/>
        </w:rPr>
        <w:t>as a result of</w:t>
      </w:r>
      <w:proofErr w:type="gramEnd"/>
      <w:r w:rsidR="008E2782" w:rsidRPr="00300CE9">
        <w:rPr>
          <w:rFonts w:asciiTheme="majorHAnsi" w:hAnsiTheme="majorHAnsi" w:cstheme="majorHAnsi"/>
          <w:sz w:val="22"/>
          <w:szCs w:val="22"/>
        </w:rPr>
        <w:t xml:space="preserve"> </w:t>
      </w:r>
      <w:r w:rsidRPr="00300CE9">
        <w:rPr>
          <w:rFonts w:asciiTheme="majorHAnsi" w:hAnsiTheme="majorHAnsi" w:cstheme="majorHAnsi"/>
          <w:sz w:val="22"/>
          <w:szCs w:val="22"/>
        </w:rPr>
        <w:t xml:space="preserve">an adverse </w:t>
      </w:r>
      <w:r w:rsidR="008E2782" w:rsidRPr="00300CE9">
        <w:rPr>
          <w:rFonts w:asciiTheme="majorHAnsi" w:hAnsiTheme="majorHAnsi" w:cstheme="majorHAnsi"/>
          <w:sz w:val="22"/>
          <w:szCs w:val="22"/>
        </w:rPr>
        <w:t xml:space="preserve">inspection (internal or external) </w:t>
      </w:r>
      <w:del w:id="880" w:author="Khananusit, Sarida GIZ TH" w:date="2020-08-26T13:54:00Z">
        <w:r w:rsidR="008E2782" w:rsidRPr="00300CE9" w:rsidDel="00EC1368">
          <w:rPr>
            <w:rFonts w:asciiTheme="majorHAnsi" w:hAnsiTheme="majorHAnsi" w:cstheme="majorHAnsi"/>
            <w:sz w:val="22"/>
            <w:szCs w:val="22"/>
          </w:rPr>
          <w:delText xml:space="preserve">also </w:delText>
        </w:r>
      </w:del>
      <w:r w:rsidR="008E2782" w:rsidRPr="00300CE9">
        <w:rPr>
          <w:rFonts w:asciiTheme="majorHAnsi" w:hAnsiTheme="majorHAnsi" w:cstheme="majorHAnsi"/>
          <w:sz w:val="22"/>
          <w:szCs w:val="22"/>
        </w:rPr>
        <w:t>should follow the group governance</w:t>
      </w:r>
      <w:r w:rsidRPr="00300CE9">
        <w:rPr>
          <w:rFonts w:asciiTheme="majorHAnsi" w:hAnsiTheme="majorHAnsi" w:cstheme="majorHAnsi"/>
          <w:sz w:val="22"/>
          <w:szCs w:val="22"/>
        </w:rPr>
        <w:t xml:space="preserve"> process</w:t>
      </w:r>
      <w:r w:rsidR="008E2782" w:rsidRPr="00300CE9">
        <w:rPr>
          <w:rFonts w:asciiTheme="majorHAnsi" w:hAnsiTheme="majorHAnsi" w:cstheme="majorHAnsi"/>
          <w:sz w:val="22"/>
          <w:szCs w:val="22"/>
        </w:rPr>
        <w:t xml:space="preserve">. </w:t>
      </w:r>
      <w:r w:rsidRPr="00300CE9">
        <w:rPr>
          <w:rFonts w:asciiTheme="majorHAnsi" w:hAnsiTheme="majorHAnsi" w:cstheme="majorHAnsi"/>
          <w:sz w:val="22"/>
          <w:szCs w:val="22"/>
        </w:rPr>
        <w:t>M</w:t>
      </w:r>
      <w:r w:rsidR="008E2782" w:rsidRPr="00300CE9">
        <w:rPr>
          <w:rFonts w:asciiTheme="majorHAnsi" w:hAnsiTheme="majorHAnsi" w:cstheme="majorHAnsi"/>
          <w:sz w:val="22"/>
          <w:szCs w:val="22"/>
        </w:rPr>
        <w:t xml:space="preserve">embers have the right to appeal </w:t>
      </w:r>
      <w:r w:rsidRPr="00300CE9">
        <w:rPr>
          <w:rFonts w:asciiTheme="majorHAnsi" w:hAnsiTheme="majorHAnsi" w:cstheme="majorHAnsi"/>
          <w:sz w:val="22"/>
          <w:szCs w:val="22"/>
        </w:rPr>
        <w:t xml:space="preserve">any </w:t>
      </w:r>
      <w:r w:rsidR="008E2782" w:rsidRPr="00300CE9">
        <w:rPr>
          <w:rFonts w:asciiTheme="majorHAnsi" w:hAnsiTheme="majorHAnsi" w:cstheme="majorHAnsi"/>
          <w:sz w:val="22"/>
          <w:szCs w:val="22"/>
        </w:rPr>
        <w:t>decision,</w:t>
      </w:r>
      <w:r w:rsidR="008E2782" w:rsidRPr="00300CE9">
        <w:rPr>
          <w:rFonts w:asciiTheme="majorHAnsi" w:hAnsiTheme="majorHAnsi" w:cstheme="majorHAnsi"/>
          <w:sz w:val="22"/>
          <w:szCs w:val="22"/>
          <w:cs/>
        </w:rPr>
        <w:t xml:space="preserve"> </w:t>
      </w:r>
      <w:r w:rsidR="008E2782" w:rsidRPr="00300CE9">
        <w:rPr>
          <w:rFonts w:asciiTheme="majorHAnsi" w:hAnsiTheme="majorHAnsi" w:cstheme="majorHAnsi"/>
          <w:sz w:val="22"/>
          <w:szCs w:val="22"/>
        </w:rPr>
        <w:t>following</w:t>
      </w:r>
      <w:r w:rsidR="008E2782" w:rsidRPr="00300CE9">
        <w:rPr>
          <w:rFonts w:asciiTheme="majorHAnsi" w:hAnsiTheme="majorHAnsi" w:cstheme="majorHAnsi"/>
          <w:sz w:val="22"/>
          <w:szCs w:val="22"/>
          <w:cs/>
        </w:rPr>
        <w:t xml:space="preserve"> </w:t>
      </w:r>
      <w:r w:rsidR="008E2782" w:rsidRPr="00300CE9">
        <w:rPr>
          <w:rFonts w:asciiTheme="majorHAnsi" w:hAnsiTheme="majorHAnsi" w:cstheme="majorHAnsi"/>
          <w:sz w:val="22"/>
          <w:szCs w:val="22"/>
        </w:rPr>
        <w:t>the producer group’s stipulated grievance</w:t>
      </w:r>
      <w:r w:rsidR="008E2782" w:rsidRPr="00300CE9">
        <w:rPr>
          <w:rFonts w:asciiTheme="majorHAnsi" w:hAnsiTheme="majorHAnsi" w:cstheme="majorHAnsi"/>
          <w:sz w:val="22"/>
          <w:szCs w:val="22"/>
          <w:cs/>
        </w:rPr>
        <w:t xml:space="preserve"> </w:t>
      </w:r>
      <w:r w:rsidR="008E2782" w:rsidRPr="00300CE9">
        <w:rPr>
          <w:rFonts w:asciiTheme="majorHAnsi" w:hAnsiTheme="majorHAnsi" w:cstheme="majorHAnsi"/>
          <w:sz w:val="22"/>
          <w:szCs w:val="22"/>
        </w:rPr>
        <w:t>procedure</w:t>
      </w:r>
      <w:r w:rsidR="001F117A" w:rsidRPr="00300CE9">
        <w:rPr>
          <w:rFonts w:asciiTheme="majorHAnsi" w:hAnsiTheme="majorHAnsi" w:cstheme="majorHAnsi"/>
          <w:sz w:val="22"/>
          <w:szCs w:val="22"/>
        </w:rPr>
        <w:t>/mechanism</w:t>
      </w:r>
      <w:r w:rsidR="008E2782" w:rsidRPr="00300CE9">
        <w:rPr>
          <w:rFonts w:asciiTheme="majorHAnsi" w:hAnsiTheme="majorHAnsi" w:cstheme="majorHAnsi"/>
          <w:sz w:val="22"/>
          <w:szCs w:val="22"/>
        </w:rPr>
        <w:t xml:space="preserve">. </w:t>
      </w:r>
    </w:p>
    <w:p w14:paraId="6A905FD2" w14:textId="78DC957B" w:rsidR="00C97EA5" w:rsidRPr="00300CE9" w:rsidRDefault="00C97EA5" w:rsidP="00300CE9">
      <w:pPr>
        <w:pStyle w:val="Heading2"/>
        <w:ind w:left="810" w:hanging="792"/>
      </w:pPr>
      <w:bookmarkStart w:id="881" w:name="_Toc49348913"/>
      <w:r w:rsidRPr="00300CE9">
        <w:lastRenderedPageBreak/>
        <w:t xml:space="preserve">Internal </w:t>
      </w:r>
      <w:r w:rsidR="004379AD" w:rsidRPr="00300CE9">
        <w:t>a</w:t>
      </w:r>
      <w:r w:rsidRPr="00300CE9">
        <w:t xml:space="preserve">pproval and </w:t>
      </w:r>
      <w:r w:rsidR="004379AD" w:rsidRPr="00300CE9">
        <w:t>s</w:t>
      </w:r>
      <w:r w:rsidRPr="00300CE9">
        <w:t xml:space="preserve">anction </w:t>
      </w:r>
      <w:r w:rsidR="004379AD" w:rsidRPr="00300CE9">
        <w:t>s</w:t>
      </w:r>
      <w:r w:rsidRPr="00300CE9">
        <w:t>ystem</w:t>
      </w:r>
      <w:bookmarkEnd w:id="881"/>
    </w:p>
    <w:p w14:paraId="3FB8F20D" w14:textId="3CF9552B" w:rsidR="00C97EA5" w:rsidRPr="00300CE9" w:rsidRDefault="00DB1630" w:rsidP="00C97EA5">
      <w:pPr>
        <w:spacing w:after="240"/>
        <w:jc w:val="both"/>
        <w:rPr>
          <w:rFonts w:asciiTheme="majorHAnsi" w:hAnsiTheme="majorHAnsi" w:cstheme="majorHAnsi"/>
          <w:sz w:val="22"/>
          <w:szCs w:val="22"/>
        </w:rPr>
      </w:pPr>
      <w:r w:rsidRPr="00300CE9">
        <w:rPr>
          <w:rFonts w:asciiTheme="majorHAnsi" w:hAnsiTheme="majorHAnsi" w:cstheme="majorHAnsi"/>
          <w:sz w:val="22"/>
          <w:szCs w:val="22"/>
        </w:rPr>
        <w:t>An IMS</w:t>
      </w:r>
      <w:r w:rsidR="00C97EA5" w:rsidRPr="00300CE9">
        <w:rPr>
          <w:rFonts w:asciiTheme="majorHAnsi" w:hAnsiTheme="majorHAnsi" w:cstheme="majorHAnsi"/>
          <w:sz w:val="22"/>
          <w:szCs w:val="22"/>
        </w:rPr>
        <w:t xml:space="preserve"> </w:t>
      </w:r>
      <w:r w:rsidRPr="00300CE9">
        <w:rPr>
          <w:rFonts w:asciiTheme="majorHAnsi" w:hAnsiTheme="majorHAnsi" w:cstheme="majorHAnsi"/>
          <w:sz w:val="22"/>
          <w:szCs w:val="22"/>
        </w:rPr>
        <w:t>I</w:t>
      </w:r>
      <w:r w:rsidR="00C97EA5" w:rsidRPr="00300CE9">
        <w:rPr>
          <w:rFonts w:asciiTheme="majorHAnsi" w:hAnsiTheme="majorHAnsi" w:cstheme="majorHAnsi"/>
          <w:sz w:val="22"/>
          <w:szCs w:val="22"/>
        </w:rPr>
        <w:t xml:space="preserve">nternal </w:t>
      </w:r>
      <w:r w:rsidRPr="00300CE9">
        <w:rPr>
          <w:rFonts w:asciiTheme="majorHAnsi" w:hAnsiTheme="majorHAnsi" w:cstheme="majorHAnsi"/>
          <w:sz w:val="22"/>
          <w:szCs w:val="22"/>
        </w:rPr>
        <w:t>A</w:t>
      </w:r>
      <w:r w:rsidR="00C97EA5" w:rsidRPr="00300CE9">
        <w:rPr>
          <w:rFonts w:asciiTheme="majorHAnsi" w:hAnsiTheme="majorHAnsi" w:cstheme="majorHAnsi"/>
          <w:sz w:val="22"/>
          <w:szCs w:val="22"/>
        </w:rPr>
        <w:t xml:space="preserve">pproval </w:t>
      </w:r>
      <w:r w:rsidRPr="00300CE9">
        <w:rPr>
          <w:rFonts w:asciiTheme="majorHAnsi" w:hAnsiTheme="majorHAnsi" w:cstheme="majorHAnsi"/>
          <w:sz w:val="22"/>
          <w:szCs w:val="22"/>
        </w:rPr>
        <w:t>C</w:t>
      </w:r>
      <w:r w:rsidR="00C97EA5" w:rsidRPr="00300CE9">
        <w:rPr>
          <w:rFonts w:asciiTheme="majorHAnsi" w:hAnsiTheme="majorHAnsi" w:cstheme="majorHAnsi"/>
          <w:sz w:val="22"/>
          <w:szCs w:val="22"/>
        </w:rPr>
        <w:t xml:space="preserve">ommittee </w:t>
      </w:r>
      <w:r w:rsidRPr="00300CE9">
        <w:rPr>
          <w:rFonts w:asciiTheme="majorHAnsi" w:hAnsiTheme="majorHAnsi" w:cstheme="majorHAnsi"/>
          <w:sz w:val="22"/>
          <w:szCs w:val="22"/>
        </w:rPr>
        <w:t>must be in place to</w:t>
      </w:r>
      <w:r w:rsidR="00C97EA5" w:rsidRPr="00300CE9">
        <w:rPr>
          <w:rFonts w:asciiTheme="majorHAnsi" w:hAnsiTheme="majorHAnsi" w:cstheme="majorHAnsi"/>
          <w:sz w:val="22"/>
          <w:szCs w:val="22"/>
        </w:rPr>
        <w:t xml:space="preserve"> assess </w:t>
      </w:r>
      <w:r w:rsidRPr="00300CE9">
        <w:rPr>
          <w:rFonts w:asciiTheme="majorHAnsi" w:hAnsiTheme="majorHAnsi" w:cstheme="majorHAnsi"/>
          <w:sz w:val="22"/>
          <w:szCs w:val="22"/>
        </w:rPr>
        <w:t>i</w:t>
      </w:r>
      <w:r w:rsidR="00C97EA5" w:rsidRPr="00300CE9">
        <w:rPr>
          <w:rFonts w:asciiTheme="majorHAnsi" w:hAnsiTheme="majorHAnsi" w:cstheme="majorHAnsi"/>
          <w:iCs/>
          <w:sz w:val="22"/>
          <w:szCs w:val="22"/>
        </w:rPr>
        <w:t xml:space="preserve">ndividual </w:t>
      </w:r>
      <w:r w:rsidRPr="00300CE9">
        <w:rPr>
          <w:rFonts w:asciiTheme="majorHAnsi" w:hAnsiTheme="majorHAnsi" w:cstheme="majorHAnsi"/>
          <w:iCs/>
          <w:sz w:val="22"/>
          <w:szCs w:val="22"/>
        </w:rPr>
        <w:t>f</w:t>
      </w:r>
      <w:r w:rsidR="00C97EA5" w:rsidRPr="00300CE9">
        <w:rPr>
          <w:rFonts w:asciiTheme="majorHAnsi" w:hAnsiTheme="majorHAnsi" w:cstheme="majorHAnsi"/>
          <w:iCs/>
          <w:sz w:val="22"/>
          <w:szCs w:val="22"/>
        </w:rPr>
        <w:t xml:space="preserve">armer </w:t>
      </w:r>
      <w:r w:rsidRPr="00300CE9">
        <w:rPr>
          <w:rFonts w:asciiTheme="majorHAnsi" w:hAnsiTheme="majorHAnsi" w:cstheme="majorHAnsi"/>
          <w:iCs/>
          <w:sz w:val="22"/>
          <w:szCs w:val="22"/>
        </w:rPr>
        <w:t>r</w:t>
      </w:r>
      <w:r w:rsidR="00C97EA5" w:rsidRPr="00300CE9">
        <w:rPr>
          <w:rFonts w:asciiTheme="majorHAnsi" w:hAnsiTheme="majorHAnsi" w:cstheme="majorHAnsi"/>
          <w:iCs/>
          <w:sz w:val="22"/>
          <w:szCs w:val="22"/>
        </w:rPr>
        <w:t>eport</w:t>
      </w:r>
      <w:r w:rsidRPr="00300CE9">
        <w:rPr>
          <w:rFonts w:asciiTheme="majorHAnsi" w:hAnsiTheme="majorHAnsi" w:cstheme="majorHAnsi"/>
          <w:sz w:val="22"/>
          <w:szCs w:val="22"/>
        </w:rPr>
        <w:t xml:space="preserve">s </w:t>
      </w:r>
      <w:r w:rsidR="00C97EA5" w:rsidRPr="00300CE9">
        <w:rPr>
          <w:rFonts w:asciiTheme="majorHAnsi" w:hAnsiTheme="majorHAnsi" w:cstheme="majorHAnsi"/>
          <w:sz w:val="22"/>
          <w:szCs w:val="22"/>
        </w:rPr>
        <w:t>and decide on compliance, and there must be no actual or perceived conflict</w:t>
      </w:r>
      <w:ins w:id="882" w:author="Khananusit, Sarida GIZ TH" w:date="2020-08-26T13:55:00Z">
        <w:r w:rsidR="00CF18B7">
          <w:rPr>
            <w:rFonts w:asciiTheme="majorHAnsi" w:hAnsiTheme="majorHAnsi" w:cstheme="majorHAnsi"/>
            <w:sz w:val="22"/>
            <w:szCs w:val="22"/>
          </w:rPr>
          <w:t>s</w:t>
        </w:r>
      </w:ins>
      <w:r w:rsidR="00C97EA5" w:rsidRPr="00300CE9">
        <w:rPr>
          <w:rFonts w:asciiTheme="majorHAnsi" w:hAnsiTheme="majorHAnsi" w:cstheme="majorHAnsi"/>
          <w:sz w:val="22"/>
          <w:szCs w:val="22"/>
        </w:rPr>
        <w:t xml:space="preserve"> of interest</w:t>
      </w:r>
      <w:r w:rsidRPr="00300CE9">
        <w:rPr>
          <w:rFonts w:asciiTheme="majorHAnsi" w:hAnsiTheme="majorHAnsi" w:cstheme="majorHAnsi"/>
          <w:sz w:val="22"/>
          <w:szCs w:val="22"/>
        </w:rPr>
        <w:t xml:space="preserve"> among Committee members (</w:t>
      </w:r>
      <w:r w:rsidR="00C97EA5" w:rsidRPr="00300CE9">
        <w:rPr>
          <w:rFonts w:asciiTheme="majorHAnsi" w:hAnsiTheme="majorHAnsi" w:cstheme="majorHAnsi"/>
          <w:sz w:val="22"/>
          <w:szCs w:val="22"/>
        </w:rPr>
        <w:t xml:space="preserve">see Annex </w:t>
      </w:r>
      <w:r w:rsidR="00BD21C2" w:rsidRPr="00300CE9">
        <w:rPr>
          <w:rFonts w:asciiTheme="majorHAnsi" w:hAnsiTheme="majorHAnsi" w:cstheme="majorHAnsi"/>
          <w:sz w:val="22"/>
          <w:szCs w:val="22"/>
        </w:rPr>
        <w:t>3</w:t>
      </w:r>
      <w:r w:rsidRPr="00300CE9">
        <w:rPr>
          <w:rFonts w:asciiTheme="majorHAnsi" w:hAnsiTheme="majorHAnsi" w:cstheme="majorHAnsi"/>
          <w:sz w:val="22"/>
          <w:szCs w:val="22"/>
        </w:rPr>
        <w:t>)</w:t>
      </w:r>
      <w:r w:rsidR="00C97EA5" w:rsidRPr="00300CE9">
        <w:rPr>
          <w:rFonts w:asciiTheme="majorHAnsi" w:hAnsiTheme="majorHAnsi" w:cstheme="majorHAnsi"/>
          <w:sz w:val="22"/>
          <w:szCs w:val="22"/>
        </w:rPr>
        <w:t xml:space="preserve">. Conflict of interest declarations </w:t>
      </w:r>
      <w:r w:rsidRPr="00300CE9">
        <w:rPr>
          <w:rFonts w:asciiTheme="majorHAnsi" w:hAnsiTheme="majorHAnsi" w:cstheme="majorHAnsi"/>
          <w:sz w:val="22"/>
          <w:szCs w:val="22"/>
        </w:rPr>
        <w:t>must</w:t>
      </w:r>
      <w:r w:rsidR="00C97EA5" w:rsidRPr="00300CE9">
        <w:rPr>
          <w:rFonts w:asciiTheme="majorHAnsi" w:hAnsiTheme="majorHAnsi" w:cstheme="majorHAnsi"/>
          <w:sz w:val="22"/>
          <w:szCs w:val="22"/>
        </w:rPr>
        <w:t xml:space="preserve"> be signed by </w:t>
      </w:r>
      <w:r w:rsidRPr="00300CE9">
        <w:rPr>
          <w:rFonts w:asciiTheme="majorHAnsi" w:hAnsiTheme="majorHAnsi" w:cstheme="majorHAnsi"/>
          <w:sz w:val="22"/>
          <w:szCs w:val="22"/>
        </w:rPr>
        <w:t xml:space="preserve">all </w:t>
      </w:r>
      <w:r w:rsidR="00C97EA5" w:rsidRPr="00300CE9">
        <w:rPr>
          <w:rFonts w:asciiTheme="majorHAnsi" w:hAnsiTheme="majorHAnsi" w:cstheme="majorHAnsi"/>
          <w:sz w:val="22"/>
          <w:szCs w:val="22"/>
        </w:rPr>
        <w:t xml:space="preserve">IMS staff and verified by the IMS </w:t>
      </w:r>
      <w:r w:rsidRPr="00300CE9">
        <w:rPr>
          <w:rFonts w:asciiTheme="majorHAnsi" w:hAnsiTheme="majorHAnsi" w:cstheme="majorHAnsi"/>
          <w:sz w:val="22"/>
          <w:szCs w:val="22"/>
        </w:rPr>
        <w:t>M</w:t>
      </w:r>
      <w:r w:rsidR="00C97EA5" w:rsidRPr="00300CE9">
        <w:rPr>
          <w:rFonts w:asciiTheme="majorHAnsi" w:hAnsiTheme="majorHAnsi" w:cstheme="majorHAnsi"/>
          <w:sz w:val="22"/>
          <w:szCs w:val="22"/>
        </w:rPr>
        <w:t>anager. Training activities, inspections and approvals must be conducted by different people within the IMS to avoid conflict</w:t>
      </w:r>
      <w:ins w:id="883" w:author="Khananusit, Sarida GIZ TH" w:date="2020-08-26T13:55:00Z">
        <w:r w:rsidR="00CF18B7">
          <w:rPr>
            <w:rFonts w:asciiTheme="majorHAnsi" w:hAnsiTheme="majorHAnsi" w:cstheme="majorHAnsi"/>
            <w:sz w:val="22"/>
            <w:szCs w:val="22"/>
          </w:rPr>
          <w:t>s</w:t>
        </w:r>
      </w:ins>
      <w:r w:rsidR="00C97EA5" w:rsidRPr="00300CE9">
        <w:rPr>
          <w:rFonts w:asciiTheme="majorHAnsi" w:hAnsiTheme="majorHAnsi" w:cstheme="majorHAnsi"/>
          <w:sz w:val="22"/>
          <w:szCs w:val="22"/>
        </w:rPr>
        <w:t xml:space="preserve"> of interest</w:t>
      </w:r>
      <w:r w:rsidRPr="00300CE9">
        <w:rPr>
          <w:rFonts w:asciiTheme="majorHAnsi" w:hAnsiTheme="majorHAnsi" w:cstheme="majorHAnsi"/>
          <w:sz w:val="22"/>
          <w:szCs w:val="22"/>
        </w:rPr>
        <w:t xml:space="preserve"> though separation of function</w:t>
      </w:r>
      <w:r w:rsidR="00C97EA5" w:rsidRPr="00300CE9">
        <w:rPr>
          <w:rFonts w:asciiTheme="majorHAnsi" w:hAnsiTheme="majorHAnsi" w:cstheme="majorHAnsi"/>
          <w:sz w:val="22"/>
          <w:szCs w:val="22"/>
        </w:rPr>
        <w:t xml:space="preserve">. Approval and sanction decisions may be taken either by one person or a group of </w:t>
      </w:r>
      <w:del w:id="884" w:author="Khananusit, Sarida GIZ TH" w:date="2020-08-26T13:55:00Z">
        <w:r w:rsidR="00C97EA5" w:rsidRPr="00300CE9" w:rsidDel="00CF18B7">
          <w:rPr>
            <w:rFonts w:asciiTheme="majorHAnsi" w:hAnsiTheme="majorHAnsi" w:cstheme="majorHAnsi"/>
            <w:sz w:val="22"/>
            <w:szCs w:val="22"/>
          </w:rPr>
          <w:delText xml:space="preserve">suitably </w:delText>
        </w:r>
      </w:del>
      <w:r w:rsidR="00C97EA5" w:rsidRPr="00300CE9">
        <w:rPr>
          <w:rFonts w:asciiTheme="majorHAnsi" w:hAnsiTheme="majorHAnsi" w:cstheme="majorHAnsi"/>
          <w:sz w:val="22"/>
          <w:szCs w:val="22"/>
        </w:rPr>
        <w:t xml:space="preserve">qualified group members </w:t>
      </w:r>
      <w:r w:rsidRPr="00300CE9">
        <w:rPr>
          <w:rFonts w:asciiTheme="majorHAnsi" w:hAnsiTheme="majorHAnsi" w:cstheme="majorHAnsi"/>
          <w:sz w:val="22"/>
          <w:szCs w:val="22"/>
        </w:rPr>
        <w:t>(I</w:t>
      </w:r>
      <w:r w:rsidR="00C97EA5" w:rsidRPr="00300CE9">
        <w:rPr>
          <w:rFonts w:asciiTheme="majorHAnsi" w:hAnsiTheme="majorHAnsi" w:cstheme="majorHAnsi"/>
          <w:sz w:val="22"/>
          <w:szCs w:val="22"/>
        </w:rPr>
        <w:t xml:space="preserve">nternal </w:t>
      </w:r>
      <w:r w:rsidRPr="00300CE9">
        <w:rPr>
          <w:rFonts w:asciiTheme="majorHAnsi" w:hAnsiTheme="majorHAnsi" w:cstheme="majorHAnsi"/>
          <w:sz w:val="22"/>
          <w:szCs w:val="22"/>
        </w:rPr>
        <w:t>A</w:t>
      </w:r>
      <w:r w:rsidR="00C97EA5" w:rsidRPr="00300CE9">
        <w:rPr>
          <w:rFonts w:asciiTheme="majorHAnsi" w:hAnsiTheme="majorHAnsi" w:cstheme="majorHAnsi"/>
          <w:sz w:val="22"/>
          <w:szCs w:val="22"/>
        </w:rPr>
        <w:t xml:space="preserve">pproval </w:t>
      </w:r>
      <w:r w:rsidRPr="00300CE9">
        <w:rPr>
          <w:rFonts w:asciiTheme="majorHAnsi" w:hAnsiTheme="majorHAnsi" w:cstheme="majorHAnsi"/>
          <w:sz w:val="22"/>
          <w:szCs w:val="22"/>
        </w:rPr>
        <w:t>C</w:t>
      </w:r>
      <w:r w:rsidR="00C97EA5" w:rsidRPr="00300CE9">
        <w:rPr>
          <w:rFonts w:asciiTheme="majorHAnsi" w:hAnsiTheme="majorHAnsi" w:cstheme="majorHAnsi"/>
          <w:sz w:val="22"/>
          <w:szCs w:val="22"/>
        </w:rPr>
        <w:t>ommittee)</w:t>
      </w:r>
      <w:r w:rsidRPr="00300CE9">
        <w:rPr>
          <w:rFonts w:asciiTheme="majorHAnsi" w:hAnsiTheme="majorHAnsi" w:cstheme="majorHAnsi"/>
          <w:sz w:val="22"/>
          <w:szCs w:val="22"/>
        </w:rPr>
        <w:t>, with t</w:t>
      </w:r>
      <w:r w:rsidR="00C97EA5" w:rsidRPr="00300CE9">
        <w:rPr>
          <w:rFonts w:asciiTheme="majorHAnsi" w:hAnsiTheme="majorHAnsi" w:cstheme="majorHAnsi"/>
          <w:sz w:val="22"/>
          <w:szCs w:val="22"/>
        </w:rPr>
        <w:t xml:space="preserve">he latter </w:t>
      </w:r>
      <w:r w:rsidRPr="00300CE9">
        <w:rPr>
          <w:rFonts w:asciiTheme="majorHAnsi" w:hAnsiTheme="majorHAnsi" w:cstheme="majorHAnsi"/>
          <w:sz w:val="22"/>
          <w:szCs w:val="22"/>
        </w:rPr>
        <w:t>a</w:t>
      </w:r>
      <w:r w:rsidR="00C97EA5" w:rsidRPr="00300CE9">
        <w:rPr>
          <w:rFonts w:asciiTheme="majorHAnsi" w:hAnsiTheme="majorHAnsi" w:cstheme="majorHAnsi"/>
          <w:sz w:val="22"/>
          <w:szCs w:val="22"/>
        </w:rPr>
        <w:t xml:space="preserve">s </w:t>
      </w:r>
      <w:r w:rsidRPr="00300CE9">
        <w:rPr>
          <w:rFonts w:asciiTheme="majorHAnsi" w:hAnsiTheme="majorHAnsi" w:cstheme="majorHAnsi"/>
          <w:sz w:val="22"/>
          <w:szCs w:val="22"/>
        </w:rPr>
        <w:t xml:space="preserve">the </w:t>
      </w:r>
      <w:r w:rsidR="00C97EA5" w:rsidRPr="00300CE9">
        <w:rPr>
          <w:rFonts w:asciiTheme="majorHAnsi" w:hAnsiTheme="majorHAnsi" w:cstheme="majorHAnsi"/>
          <w:sz w:val="22"/>
          <w:szCs w:val="22"/>
        </w:rPr>
        <w:t>recommended</w:t>
      </w:r>
      <w:r w:rsidRPr="00300CE9">
        <w:rPr>
          <w:rFonts w:asciiTheme="majorHAnsi" w:hAnsiTheme="majorHAnsi" w:cstheme="majorHAnsi"/>
          <w:sz w:val="22"/>
          <w:szCs w:val="22"/>
        </w:rPr>
        <w:t xml:space="preserve"> option</w:t>
      </w:r>
      <w:r w:rsidR="00C97EA5" w:rsidRPr="00300CE9">
        <w:rPr>
          <w:rFonts w:asciiTheme="majorHAnsi" w:hAnsiTheme="majorHAnsi" w:cstheme="majorHAnsi"/>
          <w:sz w:val="22"/>
          <w:szCs w:val="22"/>
        </w:rPr>
        <w:t>.</w:t>
      </w:r>
    </w:p>
    <w:p w14:paraId="352AB2BE" w14:textId="6B29C59E" w:rsidR="00C97EA5" w:rsidRPr="00300CE9" w:rsidRDefault="00C97EA5" w:rsidP="00C97EA5">
      <w:pPr>
        <w:rPr>
          <w:rFonts w:asciiTheme="majorHAnsi" w:hAnsiTheme="majorHAnsi" w:cstheme="majorHAnsi"/>
          <w:sz w:val="22"/>
          <w:szCs w:val="22"/>
        </w:rPr>
      </w:pPr>
      <w:r w:rsidRPr="00300CE9">
        <w:rPr>
          <w:rFonts w:asciiTheme="majorHAnsi" w:hAnsiTheme="majorHAnsi" w:cstheme="majorHAnsi"/>
          <w:sz w:val="22"/>
          <w:szCs w:val="22"/>
        </w:rPr>
        <w:t xml:space="preserve">Qualifications for participation in the </w:t>
      </w:r>
      <w:r w:rsidR="00DB1630" w:rsidRPr="00300CE9">
        <w:rPr>
          <w:rFonts w:asciiTheme="majorHAnsi" w:hAnsiTheme="majorHAnsi" w:cstheme="majorHAnsi"/>
          <w:sz w:val="22"/>
          <w:szCs w:val="22"/>
        </w:rPr>
        <w:t>I</w:t>
      </w:r>
      <w:r w:rsidRPr="00300CE9">
        <w:rPr>
          <w:rFonts w:asciiTheme="majorHAnsi" w:hAnsiTheme="majorHAnsi" w:cstheme="majorHAnsi"/>
          <w:sz w:val="22"/>
          <w:szCs w:val="22"/>
        </w:rPr>
        <w:t xml:space="preserve">nternal </w:t>
      </w:r>
      <w:r w:rsidR="00DB1630" w:rsidRPr="00300CE9">
        <w:rPr>
          <w:rFonts w:asciiTheme="majorHAnsi" w:hAnsiTheme="majorHAnsi" w:cstheme="majorHAnsi"/>
          <w:sz w:val="22"/>
          <w:szCs w:val="22"/>
        </w:rPr>
        <w:t>A</w:t>
      </w:r>
      <w:r w:rsidRPr="00300CE9">
        <w:rPr>
          <w:rFonts w:asciiTheme="majorHAnsi" w:hAnsiTheme="majorHAnsi" w:cstheme="majorHAnsi"/>
          <w:sz w:val="22"/>
          <w:szCs w:val="22"/>
        </w:rPr>
        <w:t xml:space="preserve">pproval </w:t>
      </w:r>
      <w:r w:rsidR="00DB1630" w:rsidRPr="00300CE9">
        <w:rPr>
          <w:rFonts w:asciiTheme="majorHAnsi" w:hAnsiTheme="majorHAnsi" w:cstheme="majorHAnsi"/>
          <w:sz w:val="22"/>
          <w:szCs w:val="22"/>
        </w:rPr>
        <w:t>C</w:t>
      </w:r>
      <w:r w:rsidRPr="00300CE9">
        <w:rPr>
          <w:rFonts w:asciiTheme="majorHAnsi" w:hAnsiTheme="majorHAnsi" w:cstheme="majorHAnsi"/>
          <w:sz w:val="22"/>
          <w:szCs w:val="22"/>
        </w:rPr>
        <w:t>ommittee are as follows:</w:t>
      </w:r>
    </w:p>
    <w:p w14:paraId="4217EA95" w14:textId="3C8F2FB1" w:rsidR="00C97EA5" w:rsidRPr="00300CE9" w:rsidRDefault="00C97EA5" w:rsidP="00C97EA5">
      <w:pPr>
        <w:widowControl w:val="0"/>
        <w:numPr>
          <w:ilvl w:val="0"/>
          <w:numId w:val="3"/>
        </w:numPr>
        <w:suppressAutoHyphens/>
        <w:rPr>
          <w:rFonts w:asciiTheme="majorHAnsi" w:hAnsiTheme="majorHAnsi" w:cstheme="majorHAnsi"/>
          <w:sz w:val="22"/>
          <w:szCs w:val="22"/>
        </w:rPr>
      </w:pPr>
      <w:r w:rsidRPr="00300CE9">
        <w:rPr>
          <w:rFonts w:asciiTheme="majorHAnsi" w:hAnsiTheme="majorHAnsi" w:cstheme="majorHAnsi"/>
          <w:sz w:val="22"/>
          <w:szCs w:val="22"/>
        </w:rPr>
        <w:t>No conflicts of interest regarding approval of producer</w:t>
      </w:r>
      <w:r w:rsidR="00DB1630" w:rsidRPr="00300CE9">
        <w:rPr>
          <w:rFonts w:asciiTheme="majorHAnsi" w:hAnsiTheme="majorHAnsi" w:cstheme="majorHAnsi"/>
          <w:sz w:val="22"/>
          <w:szCs w:val="22"/>
        </w:rPr>
        <w:t xml:space="preserve"> member</w:t>
      </w:r>
      <w:r w:rsidRPr="00300CE9">
        <w:rPr>
          <w:rFonts w:asciiTheme="majorHAnsi" w:hAnsiTheme="majorHAnsi" w:cstheme="majorHAnsi"/>
          <w:sz w:val="22"/>
          <w:szCs w:val="22"/>
        </w:rPr>
        <w:t>s</w:t>
      </w:r>
      <w:r w:rsidR="00DB1630" w:rsidRPr="00300CE9">
        <w:rPr>
          <w:rFonts w:asciiTheme="majorHAnsi" w:hAnsiTheme="majorHAnsi" w:cstheme="majorHAnsi"/>
          <w:sz w:val="22"/>
          <w:szCs w:val="22"/>
        </w:rPr>
        <w:t xml:space="preserve"> of the group</w:t>
      </w:r>
      <w:del w:id="885" w:author="Khananusit, Sarida GIZ TH" w:date="2020-08-26T13:56:00Z">
        <w:r w:rsidRPr="00300CE9" w:rsidDel="00CF18B7">
          <w:rPr>
            <w:rFonts w:asciiTheme="majorHAnsi" w:hAnsiTheme="majorHAnsi" w:cstheme="majorHAnsi"/>
            <w:sz w:val="22"/>
            <w:szCs w:val="22"/>
          </w:rPr>
          <w:delText>.</w:delText>
        </w:r>
      </w:del>
    </w:p>
    <w:p w14:paraId="2A8F1B84" w14:textId="2BAB56BB" w:rsidR="00C97EA5" w:rsidRPr="00300CE9" w:rsidRDefault="00C97EA5" w:rsidP="00C03303">
      <w:pPr>
        <w:widowControl w:val="0"/>
        <w:numPr>
          <w:ilvl w:val="0"/>
          <w:numId w:val="3"/>
        </w:numPr>
        <w:suppressAutoHyphens/>
        <w:spacing w:after="240"/>
        <w:rPr>
          <w:rFonts w:asciiTheme="majorHAnsi" w:hAnsiTheme="majorHAnsi" w:cstheme="majorHAnsi"/>
          <w:sz w:val="22"/>
          <w:szCs w:val="22"/>
        </w:rPr>
      </w:pPr>
      <w:r w:rsidRPr="00300CE9">
        <w:rPr>
          <w:rFonts w:asciiTheme="majorHAnsi" w:hAnsiTheme="majorHAnsi" w:cstheme="majorHAnsi"/>
          <w:sz w:val="22"/>
          <w:szCs w:val="22"/>
        </w:rPr>
        <w:t>Good knowledge of the SRP Standard</w:t>
      </w:r>
      <w:del w:id="886" w:author="Khananusit, Sarida GIZ TH" w:date="2020-08-26T13:56:00Z">
        <w:r w:rsidRPr="00300CE9" w:rsidDel="00CF18B7">
          <w:rPr>
            <w:rFonts w:asciiTheme="majorHAnsi" w:hAnsiTheme="majorHAnsi" w:cstheme="majorHAnsi"/>
            <w:sz w:val="22"/>
            <w:szCs w:val="22"/>
          </w:rPr>
          <w:delText>.</w:delText>
        </w:r>
      </w:del>
    </w:p>
    <w:p w14:paraId="219918F2" w14:textId="77777777" w:rsidR="0073750A" w:rsidRDefault="004D273A" w:rsidP="00DC6F81">
      <w:pPr>
        <w:spacing w:after="240"/>
        <w:jc w:val="both"/>
        <w:rPr>
          <w:ins w:id="887" w:author="Khananusit, Sarida GIZ TH" w:date="2020-08-26T13:59:00Z"/>
          <w:rFonts w:asciiTheme="majorHAnsi" w:hAnsiTheme="majorHAnsi" w:cstheme="majorHAnsi"/>
          <w:sz w:val="22"/>
          <w:szCs w:val="22"/>
        </w:rPr>
      </w:pPr>
      <w:r w:rsidRPr="00300CE9">
        <w:rPr>
          <w:rFonts w:asciiTheme="majorHAnsi" w:hAnsiTheme="majorHAnsi" w:cstheme="majorHAnsi"/>
          <w:sz w:val="22"/>
          <w:szCs w:val="22"/>
        </w:rPr>
        <w:t>The IMS is required to develop a d</w:t>
      </w:r>
      <w:r w:rsidR="00B433CE" w:rsidRPr="00300CE9">
        <w:rPr>
          <w:rFonts w:asciiTheme="majorHAnsi" w:hAnsiTheme="majorHAnsi" w:cstheme="majorHAnsi"/>
          <w:sz w:val="22"/>
          <w:szCs w:val="22"/>
        </w:rPr>
        <w:t>ocumented system</w:t>
      </w:r>
      <w:r w:rsidR="00DC6F81" w:rsidRPr="00300CE9">
        <w:rPr>
          <w:rFonts w:asciiTheme="majorHAnsi" w:hAnsiTheme="majorHAnsi" w:cstheme="majorHAnsi"/>
          <w:sz w:val="22"/>
          <w:szCs w:val="22"/>
        </w:rPr>
        <w:t xml:space="preserve"> </w:t>
      </w:r>
      <w:r w:rsidR="00F73354" w:rsidRPr="00300CE9">
        <w:rPr>
          <w:rFonts w:asciiTheme="majorHAnsi" w:hAnsiTheme="majorHAnsi" w:cstheme="majorHAnsi"/>
          <w:sz w:val="22"/>
          <w:szCs w:val="22"/>
        </w:rPr>
        <w:t>to implement and record key governance processes</w:t>
      </w:r>
      <w:ins w:id="888" w:author="Khananusit, Sarida GIZ TH" w:date="2020-08-26T13:59:00Z">
        <w:r w:rsidR="0073750A">
          <w:rPr>
            <w:rFonts w:asciiTheme="majorHAnsi" w:hAnsiTheme="majorHAnsi" w:cstheme="majorHAnsi"/>
            <w:sz w:val="22"/>
            <w:szCs w:val="22"/>
          </w:rPr>
          <w:t>, including</w:t>
        </w:r>
      </w:ins>
      <w:r w:rsidR="00F73354" w:rsidRPr="00300CE9">
        <w:rPr>
          <w:rFonts w:asciiTheme="majorHAnsi" w:hAnsiTheme="majorHAnsi" w:cstheme="majorHAnsi"/>
          <w:sz w:val="22"/>
          <w:szCs w:val="22"/>
        </w:rPr>
        <w:t>:</w:t>
      </w:r>
      <w:r w:rsidR="00C041D1" w:rsidRPr="00300CE9">
        <w:rPr>
          <w:rFonts w:asciiTheme="majorHAnsi" w:hAnsiTheme="majorHAnsi" w:cstheme="majorHAnsi"/>
          <w:sz w:val="22"/>
          <w:szCs w:val="22"/>
        </w:rPr>
        <w:t xml:space="preserve"> </w:t>
      </w:r>
    </w:p>
    <w:p w14:paraId="77B65924" w14:textId="77777777" w:rsidR="0073750A" w:rsidRDefault="00C041D1" w:rsidP="0073750A">
      <w:pPr>
        <w:pStyle w:val="ListParagraph"/>
        <w:numPr>
          <w:ilvl w:val="0"/>
          <w:numId w:val="105"/>
        </w:numPr>
        <w:spacing w:after="240"/>
        <w:jc w:val="both"/>
        <w:rPr>
          <w:ins w:id="889" w:author="Khananusit, Sarida GIZ TH" w:date="2020-08-26T13:59:00Z"/>
          <w:rFonts w:asciiTheme="majorHAnsi" w:hAnsiTheme="majorHAnsi" w:cstheme="majorHAnsi"/>
          <w:sz w:val="22"/>
          <w:szCs w:val="22"/>
        </w:rPr>
      </w:pPr>
      <w:r w:rsidRPr="0073750A">
        <w:rPr>
          <w:rFonts w:asciiTheme="majorHAnsi" w:hAnsiTheme="majorHAnsi" w:cstheme="majorHAnsi"/>
          <w:sz w:val="22"/>
          <w:szCs w:val="22"/>
          <w:rPrChange w:id="890" w:author="Khananusit, Sarida GIZ TH" w:date="2020-08-26T13:59:00Z">
            <w:rPr/>
          </w:rPrChange>
        </w:rPr>
        <w:t>internal approval</w:t>
      </w:r>
      <w:r w:rsidR="00DC6F81" w:rsidRPr="0073750A">
        <w:rPr>
          <w:rFonts w:asciiTheme="majorHAnsi" w:hAnsiTheme="majorHAnsi" w:cstheme="majorHAnsi"/>
          <w:sz w:val="22"/>
          <w:szCs w:val="22"/>
          <w:rPrChange w:id="891" w:author="Khananusit, Sarida GIZ TH" w:date="2020-08-26T13:59:00Z">
            <w:rPr/>
          </w:rPrChange>
        </w:rPr>
        <w:t xml:space="preserve"> and sanction </w:t>
      </w:r>
      <w:r w:rsidR="00B433CE" w:rsidRPr="0073750A">
        <w:rPr>
          <w:rFonts w:asciiTheme="majorHAnsi" w:hAnsiTheme="majorHAnsi" w:cstheme="majorHAnsi"/>
          <w:sz w:val="22"/>
          <w:szCs w:val="22"/>
          <w:rPrChange w:id="892" w:author="Khananusit, Sarida GIZ TH" w:date="2020-08-26T13:59:00Z">
            <w:rPr/>
          </w:rPrChange>
        </w:rPr>
        <w:t>procedure</w:t>
      </w:r>
      <w:r w:rsidR="004D273A" w:rsidRPr="0073750A">
        <w:rPr>
          <w:rFonts w:asciiTheme="majorHAnsi" w:hAnsiTheme="majorHAnsi" w:cstheme="majorHAnsi"/>
          <w:sz w:val="22"/>
          <w:szCs w:val="22"/>
          <w:rPrChange w:id="893" w:author="Khananusit, Sarida GIZ TH" w:date="2020-08-26T13:59:00Z">
            <w:rPr/>
          </w:rPrChange>
        </w:rPr>
        <w:t>s</w:t>
      </w:r>
      <w:del w:id="894" w:author="Khananusit, Sarida GIZ TH" w:date="2020-08-26T13:59:00Z">
        <w:r w:rsidR="00DC6F81" w:rsidRPr="0073750A" w:rsidDel="0073750A">
          <w:rPr>
            <w:rFonts w:asciiTheme="majorHAnsi" w:hAnsiTheme="majorHAnsi" w:cstheme="majorHAnsi"/>
            <w:sz w:val="22"/>
            <w:szCs w:val="22"/>
            <w:rPrChange w:id="895" w:author="Khananusit, Sarida GIZ TH" w:date="2020-08-26T13:59:00Z">
              <w:rPr/>
            </w:rPrChange>
          </w:rPr>
          <w:delText>;</w:delText>
        </w:r>
      </w:del>
      <w:r w:rsidR="00DC6F81" w:rsidRPr="0073750A">
        <w:rPr>
          <w:rFonts w:asciiTheme="majorHAnsi" w:hAnsiTheme="majorHAnsi" w:cstheme="majorHAnsi"/>
          <w:sz w:val="22"/>
          <w:szCs w:val="22"/>
          <w:rPrChange w:id="896" w:author="Khananusit, Sarida GIZ TH" w:date="2020-08-26T13:59:00Z">
            <w:rPr/>
          </w:rPrChange>
        </w:rPr>
        <w:t xml:space="preserve"> </w:t>
      </w:r>
    </w:p>
    <w:p w14:paraId="304C11D7" w14:textId="77777777" w:rsidR="0073750A" w:rsidRDefault="00DC6F81" w:rsidP="0073750A">
      <w:pPr>
        <w:pStyle w:val="ListParagraph"/>
        <w:numPr>
          <w:ilvl w:val="0"/>
          <w:numId w:val="105"/>
        </w:numPr>
        <w:spacing w:after="240"/>
        <w:jc w:val="both"/>
        <w:rPr>
          <w:ins w:id="897" w:author="Khananusit, Sarida GIZ TH" w:date="2020-08-26T13:59:00Z"/>
          <w:rFonts w:asciiTheme="majorHAnsi" w:hAnsiTheme="majorHAnsi" w:cstheme="majorHAnsi"/>
          <w:sz w:val="22"/>
          <w:szCs w:val="22"/>
        </w:rPr>
      </w:pPr>
      <w:r w:rsidRPr="0073750A">
        <w:rPr>
          <w:rFonts w:asciiTheme="majorHAnsi" w:hAnsiTheme="majorHAnsi" w:cstheme="majorHAnsi"/>
          <w:sz w:val="22"/>
          <w:szCs w:val="22"/>
          <w:rPrChange w:id="898" w:author="Khananusit, Sarida GIZ TH" w:date="2020-08-26T13:59:00Z">
            <w:rPr/>
          </w:rPrChange>
        </w:rPr>
        <w:t>decision-making and corrective measures</w:t>
      </w:r>
      <w:r w:rsidR="00B433CE" w:rsidRPr="0073750A">
        <w:rPr>
          <w:rFonts w:asciiTheme="majorHAnsi" w:hAnsiTheme="majorHAnsi" w:cstheme="majorHAnsi"/>
          <w:sz w:val="22"/>
          <w:szCs w:val="22"/>
          <w:rPrChange w:id="899" w:author="Khananusit, Sarida GIZ TH" w:date="2020-08-26T13:59:00Z">
            <w:rPr/>
          </w:rPrChange>
        </w:rPr>
        <w:t xml:space="preserve"> records</w:t>
      </w:r>
      <w:del w:id="900" w:author="Khananusit, Sarida GIZ TH" w:date="2020-08-26T13:59:00Z">
        <w:r w:rsidRPr="0073750A" w:rsidDel="0073750A">
          <w:rPr>
            <w:rFonts w:asciiTheme="majorHAnsi" w:hAnsiTheme="majorHAnsi" w:cstheme="majorHAnsi"/>
            <w:sz w:val="22"/>
            <w:szCs w:val="22"/>
            <w:rPrChange w:id="901" w:author="Khananusit, Sarida GIZ TH" w:date="2020-08-26T13:59:00Z">
              <w:rPr/>
            </w:rPrChange>
          </w:rPr>
          <w:delText>;</w:delText>
        </w:r>
      </w:del>
      <w:r w:rsidRPr="0073750A">
        <w:rPr>
          <w:rFonts w:asciiTheme="majorHAnsi" w:hAnsiTheme="majorHAnsi" w:cstheme="majorHAnsi"/>
          <w:sz w:val="22"/>
          <w:szCs w:val="22"/>
          <w:rPrChange w:id="902" w:author="Khananusit, Sarida GIZ TH" w:date="2020-08-26T13:59:00Z">
            <w:rPr/>
          </w:rPrChange>
        </w:rPr>
        <w:t xml:space="preserve"> </w:t>
      </w:r>
    </w:p>
    <w:p w14:paraId="1BCB471E" w14:textId="5F80DE61" w:rsidR="0073750A" w:rsidRDefault="00DC6F81" w:rsidP="0073750A">
      <w:pPr>
        <w:pStyle w:val="ListParagraph"/>
        <w:numPr>
          <w:ilvl w:val="0"/>
          <w:numId w:val="105"/>
        </w:numPr>
        <w:spacing w:after="240"/>
        <w:jc w:val="both"/>
        <w:rPr>
          <w:ins w:id="903" w:author="Khananusit, Sarida GIZ TH" w:date="2020-08-26T14:00:00Z"/>
          <w:rFonts w:asciiTheme="majorHAnsi" w:hAnsiTheme="majorHAnsi" w:cstheme="majorHAnsi"/>
          <w:sz w:val="22"/>
          <w:szCs w:val="22"/>
        </w:rPr>
      </w:pPr>
      <w:del w:id="904" w:author="Khananusit, Sarida GIZ TH" w:date="2020-08-26T13:59:00Z">
        <w:r w:rsidRPr="0073750A" w:rsidDel="0073750A">
          <w:rPr>
            <w:rFonts w:asciiTheme="majorHAnsi" w:hAnsiTheme="majorHAnsi" w:cstheme="majorHAnsi"/>
            <w:sz w:val="22"/>
            <w:szCs w:val="22"/>
            <w:rPrChange w:id="905" w:author="Khananusit, Sarida GIZ TH" w:date="2020-08-26T13:59:00Z">
              <w:rPr/>
            </w:rPrChange>
          </w:rPr>
          <w:delText xml:space="preserve">a </w:delText>
        </w:r>
      </w:del>
      <w:del w:id="906" w:author="Khananusit, Sarida GIZ TH" w:date="2020-08-26T14:00:00Z">
        <w:r w:rsidRPr="0073750A" w:rsidDel="0073750A">
          <w:rPr>
            <w:rFonts w:asciiTheme="majorHAnsi" w:hAnsiTheme="majorHAnsi" w:cstheme="majorHAnsi"/>
            <w:sz w:val="22"/>
            <w:szCs w:val="22"/>
            <w:rPrChange w:id="907" w:author="Khananusit, Sarida GIZ TH" w:date="2020-08-26T13:59:00Z">
              <w:rPr/>
            </w:rPrChange>
          </w:rPr>
          <w:delText xml:space="preserve">documented and signed </w:delText>
        </w:r>
      </w:del>
      <w:r w:rsidRPr="0073750A">
        <w:rPr>
          <w:rFonts w:asciiTheme="majorHAnsi" w:hAnsiTheme="majorHAnsi" w:cstheme="majorHAnsi"/>
          <w:sz w:val="22"/>
          <w:szCs w:val="22"/>
          <w:rPrChange w:id="908" w:author="Khananusit, Sarida GIZ TH" w:date="2020-08-26T13:59:00Z">
            <w:rPr/>
          </w:rPrChange>
        </w:rPr>
        <w:t>up-to-date decision for all inspected producer</w:t>
      </w:r>
      <w:r w:rsidR="00F73354" w:rsidRPr="0073750A">
        <w:rPr>
          <w:rFonts w:asciiTheme="majorHAnsi" w:hAnsiTheme="majorHAnsi" w:cstheme="majorHAnsi"/>
          <w:sz w:val="22"/>
          <w:szCs w:val="22"/>
          <w:rPrChange w:id="909" w:author="Khananusit, Sarida GIZ TH" w:date="2020-08-26T13:59:00Z">
            <w:rPr/>
          </w:rPrChange>
        </w:rPr>
        <w:t>s</w:t>
      </w:r>
      <w:r w:rsidRPr="0073750A">
        <w:rPr>
          <w:rFonts w:asciiTheme="majorHAnsi" w:hAnsiTheme="majorHAnsi" w:cstheme="majorHAnsi"/>
          <w:sz w:val="22"/>
          <w:szCs w:val="22"/>
          <w:rPrChange w:id="910" w:author="Khananusit, Sarida GIZ TH" w:date="2020-08-26T13:59:00Z">
            <w:rPr/>
          </w:rPrChange>
        </w:rPr>
        <w:t xml:space="preserve"> </w:t>
      </w:r>
      <w:del w:id="911" w:author="Khananusit, Sarida GIZ TH" w:date="2020-08-26T14:00:00Z">
        <w:r w:rsidRPr="0073750A" w:rsidDel="0073750A">
          <w:rPr>
            <w:rFonts w:asciiTheme="majorHAnsi" w:hAnsiTheme="majorHAnsi" w:cstheme="majorHAnsi"/>
            <w:sz w:val="22"/>
            <w:szCs w:val="22"/>
            <w:rPrChange w:id="912" w:author="Khananusit, Sarida GIZ TH" w:date="2020-08-26T13:59:00Z">
              <w:rPr/>
            </w:rPrChange>
          </w:rPr>
          <w:delText xml:space="preserve">and </w:delText>
        </w:r>
      </w:del>
    </w:p>
    <w:p w14:paraId="7BE5B7B3" w14:textId="6A7168B8" w:rsidR="00DC6F81" w:rsidRPr="0073750A" w:rsidRDefault="00F73354">
      <w:pPr>
        <w:pStyle w:val="ListParagraph"/>
        <w:numPr>
          <w:ilvl w:val="0"/>
          <w:numId w:val="105"/>
        </w:numPr>
        <w:spacing w:after="240"/>
        <w:jc w:val="both"/>
        <w:rPr>
          <w:rFonts w:asciiTheme="majorHAnsi" w:hAnsiTheme="majorHAnsi" w:cstheme="majorHAnsi"/>
          <w:sz w:val="22"/>
          <w:szCs w:val="22"/>
          <w:rPrChange w:id="913" w:author="Khananusit, Sarida GIZ TH" w:date="2020-08-26T13:59:00Z">
            <w:rPr/>
          </w:rPrChange>
        </w:rPr>
        <w:pPrChange w:id="914" w:author="Khananusit, Sarida GIZ TH" w:date="2020-08-26T13:59:00Z">
          <w:pPr>
            <w:spacing w:after="240"/>
            <w:jc w:val="both"/>
          </w:pPr>
        </w:pPrChange>
      </w:pPr>
      <w:r w:rsidRPr="0073750A">
        <w:rPr>
          <w:rFonts w:asciiTheme="majorHAnsi" w:hAnsiTheme="majorHAnsi" w:cstheme="majorHAnsi"/>
          <w:sz w:val="22"/>
          <w:szCs w:val="22"/>
          <w:rPrChange w:id="915" w:author="Khananusit, Sarida GIZ TH" w:date="2020-08-26T13:59:00Z">
            <w:rPr/>
          </w:rPrChange>
        </w:rPr>
        <w:t xml:space="preserve">notifications of </w:t>
      </w:r>
      <w:r w:rsidR="00DC6F81" w:rsidRPr="0073750A">
        <w:rPr>
          <w:rFonts w:asciiTheme="majorHAnsi" w:hAnsiTheme="majorHAnsi" w:cstheme="majorHAnsi"/>
          <w:sz w:val="22"/>
          <w:szCs w:val="22"/>
          <w:rPrChange w:id="916" w:author="Khananusit, Sarida GIZ TH" w:date="2020-08-26T13:59:00Z">
            <w:rPr/>
          </w:rPrChange>
        </w:rPr>
        <w:t>decision</w:t>
      </w:r>
      <w:r w:rsidRPr="0073750A">
        <w:rPr>
          <w:rFonts w:asciiTheme="majorHAnsi" w:hAnsiTheme="majorHAnsi" w:cstheme="majorHAnsi"/>
          <w:sz w:val="22"/>
          <w:szCs w:val="22"/>
          <w:rPrChange w:id="917" w:author="Khananusit, Sarida GIZ TH" w:date="2020-08-26T13:59:00Z">
            <w:rPr/>
          </w:rPrChange>
        </w:rPr>
        <w:t>s</w:t>
      </w:r>
      <w:r w:rsidR="00DC6F81" w:rsidRPr="0073750A">
        <w:rPr>
          <w:rFonts w:asciiTheme="majorHAnsi" w:hAnsiTheme="majorHAnsi" w:cstheme="majorHAnsi"/>
          <w:sz w:val="22"/>
          <w:szCs w:val="22"/>
          <w:rPrChange w:id="918" w:author="Khananusit, Sarida GIZ TH" w:date="2020-08-26T13:59:00Z">
            <w:rPr/>
          </w:rPrChange>
        </w:rPr>
        <w:t xml:space="preserve"> to the producer</w:t>
      </w:r>
      <w:del w:id="919" w:author="Khananusit, Sarida GIZ TH" w:date="2020-08-26T14:00:00Z">
        <w:r w:rsidRPr="0073750A" w:rsidDel="0073750A">
          <w:rPr>
            <w:rFonts w:asciiTheme="majorHAnsi" w:hAnsiTheme="majorHAnsi" w:cstheme="majorHAnsi"/>
            <w:sz w:val="22"/>
            <w:szCs w:val="22"/>
            <w:rPrChange w:id="920" w:author="Khananusit, Sarida GIZ TH" w:date="2020-08-26T13:59:00Z">
              <w:rPr/>
            </w:rPrChange>
          </w:rPr>
          <w:delText>.</w:delText>
        </w:r>
      </w:del>
      <w:r w:rsidR="00DC6F81" w:rsidRPr="0073750A">
        <w:rPr>
          <w:rFonts w:asciiTheme="majorHAnsi" w:hAnsiTheme="majorHAnsi" w:cstheme="majorHAnsi"/>
          <w:sz w:val="22"/>
          <w:szCs w:val="22"/>
          <w:rPrChange w:id="921" w:author="Khananusit, Sarida GIZ TH" w:date="2020-08-26T13:59:00Z">
            <w:rPr/>
          </w:rPrChange>
        </w:rPr>
        <w:t xml:space="preserve"> </w:t>
      </w:r>
    </w:p>
    <w:p w14:paraId="36C552CD" w14:textId="74F53AAD" w:rsidR="00DC6F81" w:rsidRPr="00300CE9" w:rsidRDefault="00F73354" w:rsidP="00DC6F81">
      <w:pPr>
        <w:spacing w:after="240"/>
        <w:jc w:val="both"/>
        <w:rPr>
          <w:rFonts w:asciiTheme="majorHAnsi" w:hAnsiTheme="majorHAnsi" w:cstheme="majorHAnsi"/>
          <w:color w:val="000000" w:themeColor="text1"/>
          <w:sz w:val="22"/>
          <w:szCs w:val="22"/>
        </w:rPr>
      </w:pPr>
      <w:r w:rsidRPr="00300CE9">
        <w:rPr>
          <w:rFonts w:asciiTheme="majorHAnsi" w:hAnsiTheme="majorHAnsi" w:cstheme="majorHAnsi"/>
          <w:sz w:val="22"/>
          <w:szCs w:val="22"/>
        </w:rPr>
        <w:t>D</w:t>
      </w:r>
      <w:r w:rsidR="00DC6F81" w:rsidRPr="00300CE9">
        <w:rPr>
          <w:rFonts w:asciiTheme="majorHAnsi" w:hAnsiTheme="majorHAnsi" w:cstheme="majorHAnsi"/>
          <w:sz w:val="22"/>
          <w:szCs w:val="22"/>
        </w:rPr>
        <w:t>ecision</w:t>
      </w:r>
      <w:r w:rsidRPr="00300CE9">
        <w:rPr>
          <w:rFonts w:asciiTheme="majorHAnsi" w:hAnsiTheme="majorHAnsi" w:cstheme="majorHAnsi"/>
          <w:sz w:val="22"/>
          <w:szCs w:val="22"/>
        </w:rPr>
        <w:t>s</w:t>
      </w:r>
      <w:r w:rsidR="00DC6F81" w:rsidRPr="00300CE9">
        <w:rPr>
          <w:rFonts w:asciiTheme="majorHAnsi" w:hAnsiTheme="majorHAnsi" w:cstheme="majorHAnsi"/>
          <w:sz w:val="22"/>
          <w:szCs w:val="22"/>
        </w:rPr>
        <w:t xml:space="preserve"> made by </w:t>
      </w:r>
      <w:r w:rsidRPr="00300CE9">
        <w:rPr>
          <w:rFonts w:asciiTheme="majorHAnsi" w:hAnsiTheme="majorHAnsi" w:cstheme="majorHAnsi"/>
          <w:sz w:val="22"/>
          <w:szCs w:val="22"/>
        </w:rPr>
        <w:t xml:space="preserve">the </w:t>
      </w:r>
      <w:r w:rsidR="00DC6F81" w:rsidRPr="00300CE9">
        <w:rPr>
          <w:rFonts w:asciiTheme="majorHAnsi" w:hAnsiTheme="majorHAnsi" w:cstheme="majorHAnsi"/>
          <w:sz w:val="22"/>
          <w:szCs w:val="22"/>
        </w:rPr>
        <w:t xml:space="preserve">internal </w:t>
      </w:r>
      <w:r w:rsidRPr="00300CE9">
        <w:rPr>
          <w:rFonts w:asciiTheme="majorHAnsi" w:hAnsiTheme="majorHAnsi" w:cstheme="majorHAnsi"/>
          <w:sz w:val="22"/>
          <w:szCs w:val="22"/>
        </w:rPr>
        <w:t>A</w:t>
      </w:r>
      <w:r w:rsidR="00DC6F81" w:rsidRPr="00300CE9">
        <w:rPr>
          <w:rFonts w:asciiTheme="majorHAnsi" w:hAnsiTheme="majorHAnsi" w:cstheme="majorHAnsi"/>
          <w:sz w:val="22"/>
          <w:szCs w:val="22"/>
        </w:rPr>
        <w:t xml:space="preserve">pproval </w:t>
      </w:r>
      <w:r w:rsidRPr="00300CE9">
        <w:rPr>
          <w:rFonts w:asciiTheme="majorHAnsi" w:hAnsiTheme="majorHAnsi" w:cstheme="majorHAnsi"/>
          <w:sz w:val="22"/>
          <w:szCs w:val="22"/>
        </w:rPr>
        <w:t>M</w:t>
      </w:r>
      <w:r w:rsidR="00DC6F81" w:rsidRPr="00300CE9">
        <w:rPr>
          <w:rFonts w:asciiTheme="majorHAnsi" w:hAnsiTheme="majorHAnsi" w:cstheme="majorHAnsi"/>
          <w:sz w:val="22"/>
          <w:szCs w:val="22"/>
        </w:rPr>
        <w:t xml:space="preserve">anager or </w:t>
      </w:r>
      <w:r w:rsidRPr="00300CE9">
        <w:rPr>
          <w:rFonts w:asciiTheme="majorHAnsi" w:hAnsiTheme="majorHAnsi" w:cstheme="majorHAnsi"/>
          <w:sz w:val="22"/>
          <w:szCs w:val="22"/>
        </w:rPr>
        <w:t>C</w:t>
      </w:r>
      <w:r w:rsidR="00DC6F81" w:rsidRPr="00300CE9">
        <w:rPr>
          <w:rFonts w:asciiTheme="majorHAnsi" w:hAnsiTheme="majorHAnsi" w:cstheme="majorHAnsi"/>
          <w:sz w:val="22"/>
          <w:szCs w:val="22"/>
        </w:rPr>
        <w:t>ommittee</w:t>
      </w:r>
      <w:r w:rsidRPr="00300CE9">
        <w:rPr>
          <w:rFonts w:asciiTheme="majorHAnsi" w:hAnsiTheme="majorHAnsi" w:cstheme="majorHAnsi"/>
          <w:sz w:val="22"/>
          <w:szCs w:val="22"/>
        </w:rPr>
        <w:t xml:space="preserve"> </w:t>
      </w:r>
      <w:r w:rsidR="00DC6F81" w:rsidRPr="00300CE9">
        <w:rPr>
          <w:rFonts w:asciiTheme="majorHAnsi" w:hAnsiTheme="majorHAnsi" w:cstheme="majorHAnsi"/>
          <w:color w:val="000000" w:themeColor="text1"/>
          <w:sz w:val="22"/>
          <w:szCs w:val="22"/>
        </w:rPr>
        <w:t xml:space="preserve">on </w:t>
      </w:r>
      <w:r w:rsidRPr="00300CE9">
        <w:rPr>
          <w:rFonts w:asciiTheme="majorHAnsi" w:hAnsiTheme="majorHAnsi" w:cstheme="majorHAnsi"/>
          <w:color w:val="000000" w:themeColor="text1"/>
          <w:sz w:val="22"/>
          <w:szCs w:val="22"/>
        </w:rPr>
        <w:t>assurance</w:t>
      </w:r>
      <w:r w:rsidR="00DC6F81" w:rsidRPr="00300CE9">
        <w:rPr>
          <w:rFonts w:asciiTheme="majorHAnsi" w:hAnsiTheme="majorHAnsi" w:cstheme="majorHAnsi"/>
          <w:color w:val="000000" w:themeColor="text1"/>
          <w:sz w:val="22"/>
          <w:szCs w:val="22"/>
        </w:rPr>
        <w:t xml:space="preserve"> level (Level 1, 2 </w:t>
      </w:r>
      <w:r w:rsidRPr="00300CE9">
        <w:rPr>
          <w:rFonts w:asciiTheme="majorHAnsi" w:hAnsiTheme="majorHAnsi" w:cstheme="majorHAnsi"/>
          <w:color w:val="000000" w:themeColor="text1"/>
          <w:sz w:val="22"/>
          <w:szCs w:val="22"/>
        </w:rPr>
        <w:t>or</w:t>
      </w:r>
      <w:r w:rsidR="00DC6F81" w:rsidRPr="00300CE9">
        <w:rPr>
          <w:rFonts w:asciiTheme="majorHAnsi" w:hAnsiTheme="majorHAnsi" w:cstheme="majorHAnsi"/>
          <w:color w:val="000000" w:themeColor="text1"/>
          <w:sz w:val="22"/>
          <w:szCs w:val="22"/>
        </w:rPr>
        <w:t xml:space="preserve"> 3) of producers </w:t>
      </w:r>
      <w:r w:rsidR="00CA6536" w:rsidRPr="00300CE9">
        <w:rPr>
          <w:rFonts w:asciiTheme="majorHAnsi" w:hAnsiTheme="majorHAnsi" w:cstheme="majorHAnsi"/>
          <w:color w:val="000000" w:themeColor="text1"/>
          <w:sz w:val="22"/>
          <w:szCs w:val="22"/>
        </w:rPr>
        <w:t>are intended to</w:t>
      </w:r>
      <w:r w:rsidR="00DC6F81" w:rsidRPr="00300CE9">
        <w:rPr>
          <w:rFonts w:asciiTheme="majorHAnsi" w:hAnsiTheme="majorHAnsi" w:cstheme="majorHAnsi"/>
          <w:color w:val="000000" w:themeColor="text1"/>
          <w:sz w:val="22"/>
          <w:szCs w:val="22"/>
        </w:rPr>
        <w:t xml:space="preserve"> ensure that producers are treated fairly and consistently within the group and </w:t>
      </w:r>
      <w:commentRangeStart w:id="922"/>
      <w:r w:rsidR="00DC6F81" w:rsidRPr="00300CE9">
        <w:rPr>
          <w:rFonts w:asciiTheme="majorHAnsi" w:hAnsiTheme="majorHAnsi" w:cstheme="majorHAnsi"/>
          <w:color w:val="000000" w:themeColor="text1"/>
          <w:sz w:val="22"/>
          <w:szCs w:val="22"/>
        </w:rPr>
        <w:t>across group programmes throughout the Standard system</w:t>
      </w:r>
      <w:commentRangeEnd w:id="922"/>
      <w:r w:rsidR="00CF18B7">
        <w:rPr>
          <w:rStyle w:val="CommentReference"/>
        </w:rPr>
        <w:commentReference w:id="922"/>
      </w:r>
      <w:r w:rsidR="00DC6F81" w:rsidRPr="00300CE9">
        <w:rPr>
          <w:rFonts w:asciiTheme="majorHAnsi" w:hAnsiTheme="majorHAnsi" w:cstheme="majorHAnsi"/>
          <w:color w:val="000000" w:themeColor="text1"/>
          <w:sz w:val="22"/>
          <w:szCs w:val="22"/>
        </w:rPr>
        <w:t xml:space="preserve">. </w:t>
      </w:r>
      <w:proofErr w:type="gramStart"/>
      <w:r w:rsidR="00DC6F81" w:rsidRPr="00300CE9">
        <w:rPr>
          <w:rFonts w:asciiTheme="majorHAnsi" w:hAnsiTheme="majorHAnsi" w:cstheme="majorHAnsi"/>
          <w:color w:val="000000" w:themeColor="text1"/>
          <w:sz w:val="22"/>
          <w:szCs w:val="22"/>
        </w:rPr>
        <w:t>A number of</w:t>
      </w:r>
      <w:proofErr w:type="gramEnd"/>
      <w:r w:rsidR="00DC6F81" w:rsidRPr="00300CE9">
        <w:rPr>
          <w:rFonts w:asciiTheme="majorHAnsi" w:hAnsiTheme="majorHAnsi" w:cstheme="majorHAnsi"/>
          <w:color w:val="000000" w:themeColor="text1"/>
          <w:sz w:val="22"/>
          <w:szCs w:val="22"/>
        </w:rPr>
        <w:t xml:space="preserve"> questions should be addressed for this activity, as follows:</w:t>
      </w:r>
    </w:p>
    <w:p w14:paraId="4B065737" w14:textId="670DB843" w:rsidR="00DC6F81" w:rsidRPr="00300CE9" w:rsidRDefault="00DC6F81" w:rsidP="00DC6F81">
      <w:pPr>
        <w:pStyle w:val="ListParagraph"/>
        <w:numPr>
          <w:ilvl w:val="0"/>
          <w:numId w:val="11"/>
        </w:numPr>
        <w:spacing w:after="120"/>
        <w:contextualSpacing w:val="0"/>
        <w:jc w:val="both"/>
        <w:rPr>
          <w:rFonts w:asciiTheme="majorHAnsi" w:hAnsiTheme="majorHAnsi" w:cstheme="majorHAnsi"/>
          <w:sz w:val="22"/>
          <w:szCs w:val="22"/>
        </w:rPr>
      </w:pPr>
      <w:r w:rsidRPr="00300CE9">
        <w:rPr>
          <w:rFonts w:asciiTheme="majorHAnsi" w:hAnsiTheme="majorHAnsi" w:cstheme="majorHAnsi"/>
          <w:sz w:val="22"/>
          <w:szCs w:val="22"/>
        </w:rPr>
        <w:t xml:space="preserve">Who will make the decision and what skills and knowledge </w:t>
      </w:r>
      <w:r w:rsidR="00CA6536" w:rsidRPr="00300CE9">
        <w:rPr>
          <w:rFonts w:asciiTheme="majorHAnsi" w:hAnsiTheme="majorHAnsi" w:cstheme="majorHAnsi"/>
          <w:sz w:val="22"/>
          <w:szCs w:val="22"/>
        </w:rPr>
        <w:t>are</w:t>
      </w:r>
      <w:r w:rsidRPr="00300CE9">
        <w:rPr>
          <w:rFonts w:asciiTheme="majorHAnsi" w:hAnsiTheme="majorHAnsi" w:cstheme="majorHAnsi"/>
          <w:sz w:val="22"/>
          <w:szCs w:val="22"/>
        </w:rPr>
        <w:t xml:space="preserve"> </w:t>
      </w:r>
      <w:r w:rsidR="00CA6536" w:rsidRPr="00300CE9">
        <w:rPr>
          <w:rFonts w:asciiTheme="majorHAnsi" w:hAnsiTheme="majorHAnsi" w:cstheme="majorHAnsi"/>
          <w:sz w:val="22"/>
          <w:szCs w:val="22"/>
        </w:rPr>
        <w:t>required</w:t>
      </w:r>
      <w:r w:rsidRPr="00300CE9">
        <w:rPr>
          <w:rFonts w:asciiTheme="majorHAnsi" w:hAnsiTheme="majorHAnsi" w:cstheme="majorHAnsi"/>
          <w:sz w:val="22"/>
          <w:szCs w:val="22"/>
        </w:rPr>
        <w:t>?</w:t>
      </w:r>
    </w:p>
    <w:p w14:paraId="4D4CC387" w14:textId="7286CC26" w:rsidR="00DC6F81" w:rsidRPr="00300CE9" w:rsidRDefault="00CA6536" w:rsidP="00DC6F81">
      <w:pPr>
        <w:pStyle w:val="ListParagraph"/>
        <w:numPr>
          <w:ilvl w:val="0"/>
          <w:numId w:val="11"/>
        </w:numPr>
        <w:spacing w:after="120"/>
        <w:contextualSpacing w:val="0"/>
        <w:jc w:val="both"/>
        <w:rPr>
          <w:rFonts w:asciiTheme="majorHAnsi" w:hAnsiTheme="majorHAnsi" w:cstheme="majorHAnsi"/>
          <w:sz w:val="22"/>
          <w:szCs w:val="22"/>
        </w:rPr>
      </w:pPr>
      <w:r w:rsidRPr="00300CE9">
        <w:rPr>
          <w:rFonts w:asciiTheme="majorHAnsi" w:hAnsiTheme="majorHAnsi" w:cstheme="majorHAnsi"/>
          <w:sz w:val="22"/>
          <w:szCs w:val="22"/>
        </w:rPr>
        <w:t xml:space="preserve">How </w:t>
      </w:r>
      <w:ins w:id="923" w:author="Khananusit, Sarida GIZ TH" w:date="2020-08-26T13:58:00Z">
        <w:r w:rsidR="0073750A">
          <w:rPr>
            <w:rFonts w:asciiTheme="majorHAnsi" w:hAnsiTheme="majorHAnsi" w:cstheme="majorHAnsi"/>
            <w:sz w:val="22"/>
            <w:szCs w:val="22"/>
          </w:rPr>
          <w:t xml:space="preserve">can it be ensured that </w:t>
        </w:r>
      </w:ins>
      <w:del w:id="924" w:author="Khananusit, Sarida GIZ TH" w:date="2020-08-26T13:58:00Z">
        <w:r w:rsidRPr="00300CE9" w:rsidDel="0073750A">
          <w:rPr>
            <w:rFonts w:asciiTheme="majorHAnsi" w:hAnsiTheme="majorHAnsi" w:cstheme="majorHAnsi"/>
            <w:sz w:val="22"/>
            <w:szCs w:val="22"/>
          </w:rPr>
          <w:delText>to e</w:delText>
        </w:r>
        <w:r w:rsidR="00DC6F81" w:rsidRPr="00300CE9" w:rsidDel="0073750A">
          <w:rPr>
            <w:rFonts w:asciiTheme="majorHAnsi" w:hAnsiTheme="majorHAnsi" w:cstheme="majorHAnsi"/>
            <w:sz w:val="22"/>
            <w:szCs w:val="22"/>
          </w:rPr>
          <w:delText>nsur</w:delText>
        </w:r>
        <w:r w:rsidRPr="00300CE9" w:rsidDel="0073750A">
          <w:rPr>
            <w:rFonts w:asciiTheme="majorHAnsi" w:hAnsiTheme="majorHAnsi" w:cstheme="majorHAnsi"/>
            <w:sz w:val="22"/>
            <w:szCs w:val="22"/>
          </w:rPr>
          <w:delText>e</w:delText>
        </w:r>
        <w:r w:rsidR="00DC6F81" w:rsidRPr="00300CE9" w:rsidDel="0073750A">
          <w:rPr>
            <w:rFonts w:asciiTheme="majorHAnsi" w:hAnsiTheme="majorHAnsi" w:cstheme="majorHAnsi"/>
            <w:sz w:val="22"/>
            <w:szCs w:val="22"/>
          </w:rPr>
          <w:delText xml:space="preserve"> </w:delText>
        </w:r>
      </w:del>
      <w:r w:rsidR="00DC6F81" w:rsidRPr="00300CE9">
        <w:rPr>
          <w:rFonts w:asciiTheme="majorHAnsi" w:hAnsiTheme="majorHAnsi" w:cstheme="majorHAnsi"/>
          <w:sz w:val="22"/>
          <w:szCs w:val="22"/>
        </w:rPr>
        <w:t xml:space="preserve">the decision-maker is not influenced in the decision and </w:t>
      </w:r>
      <w:del w:id="925" w:author="Khananusit, Sarida GIZ TH" w:date="2020-08-26T13:58:00Z">
        <w:r w:rsidR="00DC6F81" w:rsidRPr="00300CE9" w:rsidDel="0073750A">
          <w:rPr>
            <w:rFonts w:asciiTheme="majorHAnsi" w:hAnsiTheme="majorHAnsi" w:cstheme="majorHAnsi"/>
            <w:sz w:val="22"/>
            <w:szCs w:val="22"/>
          </w:rPr>
          <w:delText xml:space="preserve">particularly </w:delText>
        </w:r>
      </w:del>
      <w:r w:rsidRPr="00300CE9">
        <w:rPr>
          <w:rFonts w:asciiTheme="majorHAnsi" w:hAnsiTheme="majorHAnsi" w:cstheme="majorHAnsi"/>
          <w:sz w:val="22"/>
          <w:szCs w:val="22"/>
        </w:rPr>
        <w:t>that</w:t>
      </w:r>
      <w:r w:rsidR="00DC6F81" w:rsidRPr="00300CE9">
        <w:rPr>
          <w:rFonts w:asciiTheme="majorHAnsi" w:hAnsiTheme="majorHAnsi" w:cstheme="majorHAnsi"/>
          <w:sz w:val="22"/>
          <w:szCs w:val="22"/>
        </w:rPr>
        <w:t xml:space="preserve"> they are </w:t>
      </w:r>
      <w:r w:rsidR="00DC6F81" w:rsidRPr="00300CE9">
        <w:rPr>
          <w:rFonts w:asciiTheme="majorHAnsi" w:hAnsiTheme="majorHAnsi" w:cstheme="majorHAnsi"/>
          <w:b/>
          <w:i/>
          <w:sz w:val="22"/>
          <w:szCs w:val="22"/>
          <w:u w:val="single"/>
        </w:rPr>
        <w:t>not in a conflict of interest</w:t>
      </w:r>
      <w:r w:rsidR="00DC6F81" w:rsidRPr="00300CE9">
        <w:rPr>
          <w:rFonts w:asciiTheme="majorHAnsi" w:hAnsiTheme="majorHAnsi" w:cstheme="majorHAnsi"/>
          <w:sz w:val="22"/>
          <w:szCs w:val="22"/>
        </w:rPr>
        <w:t xml:space="preserve"> in </w:t>
      </w:r>
      <w:r w:rsidRPr="00300CE9">
        <w:rPr>
          <w:rFonts w:asciiTheme="majorHAnsi" w:hAnsiTheme="majorHAnsi" w:cstheme="majorHAnsi"/>
          <w:sz w:val="22"/>
          <w:szCs w:val="22"/>
        </w:rPr>
        <w:t>regard to</w:t>
      </w:r>
      <w:r w:rsidR="00DC6F81" w:rsidRPr="00300CE9">
        <w:rPr>
          <w:rFonts w:asciiTheme="majorHAnsi" w:hAnsiTheme="majorHAnsi" w:cstheme="majorHAnsi"/>
          <w:sz w:val="22"/>
          <w:szCs w:val="22"/>
        </w:rPr>
        <w:t xml:space="preserve"> the decision?</w:t>
      </w:r>
    </w:p>
    <w:p w14:paraId="14F5F720" w14:textId="77777777" w:rsidR="00DC6F81" w:rsidRPr="00300CE9" w:rsidRDefault="00DC6F81" w:rsidP="00DC6F81">
      <w:pPr>
        <w:pStyle w:val="ListParagraph"/>
        <w:numPr>
          <w:ilvl w:val="0"/>
          <w:numId w:val="11"/>
        </w:numPr>
        <w:spacing w:after="120"/>
        <w:contextualSpacing w:val="0"/>
        <w:jc w:val="both"/>
        <w:rPr>
          <w:rFonts w:asciiTheme="majorHAnsi" w:hAnsiTheme="majorHAnsi" w:cstheme="majorHAnsi"/>
          <w:sz w:val="22"/>
          <w:szCs w:val="22"/>
        </w:rPr>
      </w:pPr>
      <w:r w:rsidRPr="00300CE9">
        <w:rPr>
          <w:rFonts w:asciiTheme="majorHAnsi" w:hAnsiTheme="majorHAnsi" w:cstheme="majorHAnsi"/>
          <w:sz w:val="22"/>
          <w:szCs w:val="22"/>
        </w:rPr>
        <w:t>What information is needed for the decision to be made, and how is that information communicated to the decision-maker?</w:t>
      </w:r>
    </w:p>
    <w:p w14:paraId="3B163B60" w14:textId="77777777" w:rsidR="00DC6F81" w:rsidRPr="00300CE9" w:rsidRDefault="00DC6F81" w:rsidP="00DC6F81">
      <w:pPr>
        <w:pStyle w:val="ListParagraph"/>
        <w:numPr>
          <w:ilvl w:val="0"/>
          <w:numId w:val="11"/>
        </w:numPr>
        <w:spacing w:after="120"/>
        <w:contextualSpacing w:val="0"/>
        <w:jc w:val="both"/>
        <w:rPr>
          <w:rFonts w:asciiTheme="majorHAnsi" w:hAnsiTheme="majorHAnsi" w:cstheme="majorHAnsi"/>
          <w:sz w:val="22"/>
          <w:szCs w:val="22"/>
        </w:rPr>
      </w:pPr>
      <w:r w:rsidRPr="00300CE9">
        <w:rPr>
          <w:rFonts w:asciiTheme="majorHAnsi" w:hAnsiTheme="majorHAnsi" w:cstheme="majorHAnsi"/>
          <w:sz w:val="22"/>
          <w:szCs w:val="22"/>
        </w:rPr>
        <w:t>When will the decision be made?</w:t>
      </w:r>
    </w:p>
    <w:p w14:paraId="672B1C33" w14:textId="6A826761" w:rsidR="00DC6F81" w:rsidRPr="00300CE9" w:rsidRDefault="00DC6F81" w:rsidP="00D314D5">
      <w:pPr>
        <w:pStyle w:val="ListParagraph"/>
        <w:widowControl w:val="0"/>
        <w:numPr>
          <w:ilvl w:val="0"/>
          <w:numId w:val="11"/>
        </w:numPr>
        <w:suppressAutoHyphens/>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How will the </w:t>
      </w:r>
      <w:r w:rsidRPr="00300CE9">
        <w:rPr>
          <w:rFonts w:asciiTheme="majorHAnsi" w:hAnsiTheme="majorHAnsi" w:cstheme="majorHAnsi"/>
          <w:color w:val="000000" w:themeColor="text1"/>
          <w:sz w:val="22"/>
          <w:szCs w:val="22"/>
        </w:rPr>
        <w:t>producer be</w:t>
      </w:r>
      <w:r w:rsidRPr="00300CE9">
        <w:rPr>
          <w:rFonts w:asciiTheme="majorHAnsi" w:hAnsiTheme="majorHAnsi" w:cstheme="majorHAnsi"/>
          <w:sz w:val="22"/>
          <w:szCs w:val="22"/>
        </w:rPr>
        <w:t xml:space="preserve"> informed </w:t>
      </w:r>
      <w:r w:rsidR="00CA6536" w:rsidRPr="00300CE9">
        <w:rPr>
          <w:rFonts w:asciiTheme="majorHAnsi" w:hAnsiTheme="majorHAnsi" w:cstheme="majorHAnsi"/>
          <w:sz w:val="22"/>
          <w:szCs w:val="22"/>
        </w:rPr>
        <w:t>of</w:t>
      </w:r>
      <w:r w:rsidRPr="00300CE9">
        <w:rPr>
          <w:rFonts w:asciiTheme="majorHAnsi" w:hAnsiTheme="majorHAnsi" w:cstheme="majorHAnsi"/>
          <w:sz w:val="22"/>
          <w:szCs w:val="22"/>
        </w:rPr>
        <w:t xml:space="preserve"> the decision?</w:t>
      </w:r>
    </w:p>
    <w:p w14:paraId="5DE0A8EA" w14:textId="7D84E1EE" w:rsidR="0051153C" w:rsidRPr="00300CE9" w:rsidRDefault="0051153C" w:rsidP="00C03303">
      <w:pPr>
        <w:widowControl w:val="0"/>
        <w:suppressAutoHyphens/>
        <w:jc w:val="both"/>
        <w:rPr>
          <w:rFonts w:asciiTheme="majorHAnsi" w:hAnsiTheme="majorHAnsi" w:cstheme="majorHAnsi"/>
          <w:sz w:val="22"/>
          <w:szCs w:val="22"/>
        </w:rPr>
      </w:pPr>
      <w:r w:rsidRPr="00300CE9">
        <w:rPr>
          <w:rFonts w:asciiTheme="majorHAnsi" w:hAnsiTheme="majorHAnsi" w:cstheme="majorHAnsi"/>
          <w:sz w:val="22"/>
          <w:szCs w:val="22"/>
        </w:rPr>
        <w:t xml:space="preserve"> </w:t>
      </w:r>
    </w:p>
    <w:p w14:paraId="2D87812A" w14:textId="77777777" w:rsidR="00DC180E" w:rsidRPr="00300CE9" w:rsidRDefault="00DC180E" w:rsidP="00300CE9">
      <w:pPr>
        <w:pStyle w:val="Heading2"/>
        <w:ind w:left="810" w:hanging="792"/>
      </w:pPr>
      <w:bookmarkStart w:id="926" w:name="_Toc49348914"/>
      <w:r w:rsidRPr="00300CE9">
        <w:t>Risk assessments</w:t>
      </w:r>
      <w:bookmarkEnd w:id="926"/>
      <w:r w:rsidRPr="00300CE9">
        <w:t xml:space="preserve"> </w:t>
      </w:r>
    </w:p>
    <w:p w14:paraId="4272ECE4" w14:textId="77777777" w:rsidR="00DC180E" w:rsidRPr="00300CE9" w:rsidRDefault="00DC180E" w:rsidP="00DC180E">
      <w:pPr>
        <w:widowControl w:val="0"/>
        <w:autoSpaceDE w:val="0"/>
        <w:autoSpaceDN w:val="0"/>
        <w:adjustRightInd w:val="0"/>
        <w:spacing w:after="240"/>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A risk assessment is conducted to identify potential production risks, considering all compliance criteria defined by the SRP S</w:t>
      </w:r>
      <w:hyperlink r:id="rId34" w:history="1">
        <w:r w:rsidRPr="00300CE9">
          <w:rPr>
            <w:rFonts w:asciiTheme="majorHAnsi" w:hAnsiTheme="majorHAnsi" w:cstheme="majorHAnsi"/>
            <w:sz w:val="22"/>
            <w:szCs w:val="22"/>
            <w:lang w:val="en-US"/>
          </w:rPr>
          <w:t>tandard</w:t>
        </w:r>
      </w:hyperlink>
      <w:r w:rsidRPr="00300CE9">
        <w:rPr>
          <w:rFonts w:asciiTheme="majorHAnsi" w:hAnsiTheme="majorHAnsi" w:cstheme="majorHAnsi"/>
          <w:sz w:val="22"/>
          <w:szCs w:val="22"/>
          <w:lang w:val="en-US"/>
        </w:rPr>
        <w:t xml:space="preserve">, and to define high, medium and low-risk elements in production. </w:t>
      </w:r>
    </w:p>
    <w:p w14:paraId="4DF6CF5A" w14:textId="1F0C5247" w:rsidR="00DC180E" w:rsidRPr="00300CE9" w:rsidRDefault="00DC180E" w:rsidP="00DC180E">
      <w:pPr>
        <w:widowControl w:val="0"/>
        <w:autoSpaceDE w:val="0"/>
        <w:autoSpaceDN w:val="0"/>
        <w:adjustRightInd w:val="0"/>
        <w:spacing w:after="240"/>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A risk assessment is carried out in accordance with a documented risk assessment procedure and conducted to assess the producers’ risk profile</w:t>
      </w:r>
      <w:r w:rsidR="00CA6536" w:rsidRPr="00300CE9">
        <w:rPr>
          <w:rFonts w:asciiTheme="majorHAnsi" w:hAnsiTheme="majorHAnsi" w:cstheme="majorHAnsi"/>
          <w:sz w:val="22"/>
          <w:szCs w:val="22"/>
          <w:lang w:val="en-US"/>
        </w:rPr>
        <w:t xml:space="preserve">; it </w:t>
      </w:r>
      <w:r w:rsidRPr="00300CE9">
        <w:rPr>
          <w:rFonts w:asciiTheme="majorHAnsi" w:hAnsiTheme="majorHAnsi" w:cstheme="majorHAnsi"/>
          <w:sz w:val="22"/>
          <w:szCs w:val="22"/>
          <w:lang w:val="en-US"/>
        </w:rPr>
        <w:t xml:space="preserve">should be reviewed annually. The results and follow-up actions are documented and available during </w:t>
      </w:r>
      <w:ins w:id="927" w:author="Khananusit, Sarida GIZ TH" w:date="2020-08-26T14:02:00Z">
        <w:r w:rsidR="00FD6314">
          <w:rPr>
            <w:rFonts w:asciiTheme="majorHAnsi" w:hAnsiTheme="majorHAnsi" w:cstheme="majorHAnsi"/>
            <w:sz w:val="22"/>
            <w:szCs w:val="22"/>
            <w:lang w:val="en-US"/>
          </w:rPr>
          <w:t xml:space="preserve">a </w:t>
        </w:r>
      </w:ins>
      <w:r w:rsidRPr="00300CE9">
        <w:rPr>
          <w:rFonts w:asciiTheme="majorHAnsi" w:hAnsiTheme="majorHAnsi" w:cstheme="majorHAnsi"/>
          <w:sz w:val="22"/>
          <w:szCs w:val="22"/>
          <w:lang w:val="en-US"/>
        </w:rPr>
        <w:t>verification audit.</w:t>
      </w:r>
    </w:p>
    <w:p w14:paraId="107D9873" w14:textId="7EAA00D6" w:rsidR="00DC180E" w:rsidRPr="00300CE9" w:rsidRDefault="00CA6536" w:rsidP="00DC180E">
      <w:pPr>
        <w:widowControl w:val="0"/>
        <w:autoSpaceDE w:val="0"/>
        <w:autoSpaceDN w:val="0"/>
        <w:adjustRightInd w:val="0"/>
        <w:jc w:val="both"/>
        <w:rPr>
          <w:rFonts w:asciiTheme="majorHAnsi" w:hAnsiTheme="majorHAnsi" w:cstheme="majorHAnsi"/>
        </w:rPr>
      </w:pPr>
      <w:r w:rsidRPr="00300CE9">
        <w:rPr>
          <w:rFonts w:asciiTheme="majorHAnsi" w:hAnsiTheme="majorHAnsi" w:cstheme="majorHAnsi"/>
          <w:sz w:val="22"/>
          <w:szCs w:val="22"/>
          <w:lang w:val="en-US"/>
        </w:rPr>
        <w:t>A 5</w:t>
      </w:r>
      <w:r w:rsidR="00DC180E" w:rsidRPr="00300CE9">
        <w:rPr>
          <w:rFonts w:asciiTheme="majorHAnsi" w:hAnsiTheme="majorHAnsi" w:cstheme="majorHAnsi"/>
          <w:sz w:val="22"/>
          <w:szCs w:val="22"/>
          <w:lang w:val="en-US"/>
        </w:rPr>
        <w:t xml:space="preserve">-step process </w:t>
      </w:r>
      <w:r w:rsidRPr="00300CE9">
        <w:rPr>
          <w:rFonts w:asciiTheme="majorHAnsi" w:hAnsiTheme="majorHAnsi" w:cstheme="majorHAnsi"/>
          <w:sz w:val="22"/>
          <w:szCs w:val="22"/>
          <w:lang w:val="en-US"/>
        </w:rPr>
        <w:t>for</w:t>
      </w:r>
      <w:r w:rsidR="00DC180E" w:rsidRPr="00300CE9">
        <w:rPr>
          <w:rFonts w:asciiTheme="majorHAnsi" w:hAnsiTheme="majorHAnsi" w:cstheme="majorHAnsi"/>
          <w:sz w:val="22"/>
          <w:szCs w:val="22"/>
          <w:lang w:val="en-US"/>
        </w:rPr>
        <w:t xml:space="preserve"> </w:t>
      </w:r>
      <w:r w:rsidRPr="00300CE9">
        <w:rPr>
          <w:rFonts w:asciiTheme="majorHAnsi" w:hAnsiTheme="majorHAnsi" w:cstheme="majorHAnsi"/>
          <w:sz w:val="22"/>
          <w:szCs w:val="22"/>
          <w:lang w:val="en-US"/>
        </w:rPr>
        <w:t xml:space="preserve">IMS </w:t>
      </w:r>
      <w:r w:rsidR="00DC180E" w:rsidRPr="00300CE9">
        <w:rPr>
          <w:rFonts w:asciiTheme="majorHAnsi" w:hAnsiTheme="majorHAnsi" w:cstheme="majorHAnsi"/>
          <w:sz w:val="22"/>
          <w:szCs w:val="22"/>
          <w:lang w:val="en-US"/>
        </w:rPr>
        <w:t>risk assessment and management</w:t>
      </w:r>
      <w:ins w:id="928" w:author="Khananusit, Sarida GIZ TH" w:date="2020-08-26T14:02:00Z">
        <w:r w:rsidR="00FD6314">
          <w:rPr>
            <w:rFonts w:asciiTheme="majorHAnsi" w:hAnsiTheme="majorHAnsi" w:cstheme="majorHAnsi"/>
            <w:sz w:val="22"/>
            <w:szCs w:val="22"/>
            <w:lang w:val="en-US"/>
          </w:rPr>
          <w:t xml:space="preserve"> is provided below.</w:t>
        </w:r>
      </w:ins>
      <w:del w:id="929" w:author="Khananusit, Sarida GIZ TH" w:date="2020-08-26T14:02:00Z">
        <w:r w:rsidR="00DC180E" w:rsidRPr="00300CE9" w:rsidDel="00FD6314">
          <w:rPr>
            <w:rFonts w:asciiTheme="majorHAnsi" w:hAnsiTheme="majorHAnsi" w:cstheme="majorHAnsi"/>
            <w:sz w:val="22"/>
            <w:szCs w:val="22"/>
            <w:lang w:val="en-US"/>
          </w:rPr>
          <w:delText>:</w:delText>
        </w:r>
      </w:del>
    </w:p>
    <w:tbl>
      <w:tblPr>
        <w:tblW w:w="5269"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072"/>
        <w:gridCol w:w="6416"/>
      </w:tblGrid>
      <w:tr w:rsidR="00DC180E" w:rsidRPr="00300CE9" w14:paraId="79E2FEAE" w14:textId="77777777" w:rsidTr="004D53B5">
        <w:trPr>
          <w:trHeight w:val="20"/>
        </w:trPr>
        <w:tc>
          <w:tcPr>
            <w:tcW w:w="5000" w:type="pct"/>
            <w:gridSpan w:val="2"/>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3D4E24B5" w14:textId="77777777" w:rsidR="00DC180E" w:rsidRPr="00300CE9" w:rsidRDefault="00DC180E" w:rsidP="004D53B5">
            <w:pPr>
              <w:spacing w:line="336" w:lineRule="atLeast"/>
              <w:jc w:val="center"/>
              <w:rPr>
                <w:rFonts w:asciiTheme="majorHAnsi" w:eastAsia="Times New Roman" w:hAnsiTheme="majorHAnsi" w:cstheme="majorHAnsi"/>
                <w:b/>
                <w:bCs/>
                <w:color w:val="000000"/>
                <w:sz w:val="20"/>
                <w:szCs w:val="20"/>
              </w:rPr>
            </w:pPr>
            <w:r w:rsidRPr="00300CE9">
              <w:rPr>
                <w:rFonts w:asciiTheme="majorHAnsi" w:eastAsia="Times New Roman" w:hAnsiTheme="majorHAnsi" w:cstheme="majorHAnsi"/>
                <w:b/>
                <w:bCs/>
                <w:color w:val="000000"/>
                <w:sz w:val="20"/>
                <w:szCs w:val="20"/>
              </w:rPr>
              <w:t>Risk assessment and management process</w:t>
            </w:r>
          </w:p>
        </w:tc>
      </w:tr>
      <w:tr w:rsidR="00DC180E" w:rsidRPr="00300CE9" w14:paraId="5E33C716" w14:textId="77777777" w:rsidTr="004D53B5">
        <w:trPr>
          <w:trHeight w:val="20"/>
        </w:trPr>
        <w:tc>
          <w:tcPr>
            <w:tcW w:w="1619"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514BA1"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t>Establish the context</w:t>
            </w:r>
          </w:p>
        </w:tc>
        <w:tc>
          <w:tcPr>
            <w:tcW w:w="3381"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DCF210E"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t>Understand the operating context and environment</w:t>
            </w:r>
          </w:p>
        </w:tc>
      </w:tr>
      <w:tr w:rsidR="00DC180E" w:rsidRPr="00300CE9" w14:paraId="178254B9" w14:textId="77777777" w:rsidTr="004D53B5">
        <w:trPr>
          <w:trHeight w:val="279"/>
        </w:trPr>
        <w:tc>
          <w:tcPr>
            <w:tcW w:w="1619"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3698F42"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lastRenderedPageBreak/>
              <w:t>Identify the risks / hazards</w:t>
            </w:r>
          </w:p>
        </w:tc>
        <w:tc>
          <w:tcPr>
            <w:tcW w:w="3381"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3A9788C"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t>Identify internal and external risks / hazards that pose threats</w:t>
            </w:r>
          </w:p>
        </w:tc>
      </w:tr>
      <w:tr w:rsidR="00DC180E" w:rsidRPr="00300CE9" w14:paraId="0CC9F24A" w14:textId="77777777" w:rsidTr="004D53B5">
        <w:trPr>
          <w:trHeight w:val="459"/>
        </w:trPr>
        <w:tc>
          <w:tcPr>
            <w:tcW w:w="1619"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DF90A14"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t>Analyse the risks</w:t>
            </w:r>
          </w:p>
        </w:tc>
        <w:tc>
          <w:tcPr>
            <w:tcW w:w="3381"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604AF67"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t>Conduct systemic analysis of various contributing and leading factors (e.g. extent of exposure, multiple exposures to pesticides)</w:t>
            </w:r>
          </w:p>
        </w:tc>
      </w:tr>
      <w:tr w:rsidR="00DC180E" w:rsidRPr="00300CE9" w14:paraId="363C3481" w14:textId="77777777" w:rsidTr="004D53B5">
        <w:trPr>
          <w:trHeight w:val="216"/>
        </w:trPr>
        <w:tc>
          <w:tcPr>
            <w:tcW w:w="1619"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A60BBA1"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t>Evaluate and prioritize the risks</w:t>
            </w:r>
          </w:p>
        </w:tc>
        <w:tc>
          <w:tcPr>
            <w:tcW w:w="3381"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C0AD28D"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t>Characterize and prioritize the list of risks for further action</w:t>
            </w:r>
          </w:p>
        </w:tc>
      </w:tr>
      <w:tr w:rsidR="00DC180E" w:rsidRPr="00300CE9" w14:paraId="4E9DD81A" w14:textId="77777777" w:rsidTr="004D53B5">
        <w:trPr>
          <w:trHeight w:val="20"/>
        </w:trPr>
        <w:tc>
          <w:tcPr>
            <w:tcW w:w="1619"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70511"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t>Address the risks</w:t>
            </w:r>
          </w:p>
        </w:tc>
        <w:tc>
          <w:tcPr>
            <w:tcW w:w="3381"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E4A2C9A"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t>Identify the range of potential options to address the risk, and implement the best choice using available resources</w:t>
            </w:r>
          </w:p>
        </w:tc>
      </w:tr>
    </w:tbl>
    <w:p w14:paraId="18783437" w14:textId="77777777" w:rsidR="00DC180E" w:rsidRPr="00300CE9" w:rsidRDefault="00DC180E" w:rsidP="00DC180E">
      <w:pPr>
        <w:rPr>
          <w:rFonts w:asciiTheme="majorHAnsi" w:eastAsia="Times New Roman" w:hAnsiTheme="majorHAnsi" w:cstheme="majorHAnsi"/>
        </w:rPr>
      </w:pPr>
    </w:p>
    <w:p w14:paraId="5677E27E" w14:textId="77777777" w:rsidR="00DC180E" w:rsidRPr="00300CE9" w:rsidRDefault="00DC180E" w:rsidP="00DC180E">
      <w:pPr>
        <w:rPr>
          <w:rFonts w:asciiTheme="majorHAnsi" w:hAnsiTheme="majorHAnsi" w:cstheme="majorHAnsi"/>
        </w:rPr>
      </w:pPr>
      <w:r w:rsidRPr="00300CE9">
        <w:rPr>
          <w:rFonts w:asciiTheme="majorHAnsi" w:hAnsiTheme="majorHAnsi" w:cstheme="majorHAnsi"/>
          <w:noProof/>
          <w:lang w:val="en-US"/>
        </w:rPr>
        <w:drawing>
          <wp:inline distT="0" distB="0" distL="0" distR="0" wp14:anchorId="4E95522B" wp14:editId="517E086C">
            <wp:extent cx="5270500" cy="3865245"/>
            <wp:effectExtent l="0" t="0" r="1270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a:stretch>
                      <a:fillRect/>
                    </a:stretch>
                  </pic:blipFill>
                  <pic:spPr>
                    <a:xfrm>
                      <a:off x="0" y="0"/>
                      <a:ext cx="5270500" cy="3865245"/>
                    </a:xfrm>
                    <a:prstGeom prst="rect">
                      <a:avLst/>
                    </a:prstGeom>
                  </pic:spPr>
                </pic:pic>
              </a:graphicData>
            </a:graphic>
          </wp:inline>
        </w:drawing>
      </w:r>
    </w:p>
    <w:p w14:paraId="5038E4AC" w14:textId="0CA4E0F6" w:rsidR="00DC180E" w:rsidRPr="00300CE9" w:rsidRDefault="00DC180E" w:rsidP="00DC180E">
      <w:pPr>
        <w:widowControl w:val="0"/>
        <w:autoSpaceDE w:val="0"/>
        <w:autoSpaceDN w:val="0"/>
        <w:adjustRightInd w:val="0"/>
        <w:spacing w:after="240"/>
        <w:jc w:val="both"/>
        <w:rPr>
          <w:rFonts w:asciiTheme="majorHAnsi" w:hAnsiTheme="majorHAnsi" w:cstheme="majorHAnsi"/>
          <w:sz w:val="22"/>
          <w:szCs w:val="22"/>
          <w:lang w:val="en-US"/>
        </w:rPr>
      </w:pPr>
    </w:p>
    <w:p w14:paraId="31A97FB7" w14:textId="77777777" w:rsidR="00DC180E" w:rsidRPr="00300CE9" w:rsidRDefault="00DC180E" w:rsidP="00C03303">
      <w:pPr>
        <w:spacing w:after="240"/>
        <w:jc w:val="both"/>
        <w:rPr>
          <w:rFonts w:asciiTheme="majorHAnsi" w:eastAsia="Times New Roman" w:hAnsiTheme="majorHAnsi" w:cstheme="majorHAnsi"/>
          <w:sz w:val="22"/>
          <w:szCs w:val="22"/>
        </w:rPr>
      </w:pPr>
      <w:r w:rsidRPr="00300CE9">
        <w:rPr>
          <w:rFonts w:asciiTheme="majorHAnsi" w:eastAsia="Times New Roman" w:hAnsiTheme="majorHAnsi" w:cstheme="majorHAnsi"/>
          <w:sz w:val="22"/>
          <w:szCs w:val="22"/>
        </w:rPr>
        <w:t>Based on the outcome of the risk assessment exercise, an annual activity plan according to priorities set for the coming year can be developed. At the same time, it is also advised to consider the “Plan – Do – Act – Reflect” cycle. The annual plan should be related to SMART results (Specific, Measurable, Assignable, Realistic and Time-related). A set of data needs to be collected related to the score and threshold compliance against the SRP Standard. These data should be available and stored in the office of the IMS.</w:t>
      </w:r>
    </w:p>
    <w:p w14:paraId="77B75A4B" w14:textId="77777777" w:rsidR="00F56BF5" w:rsidRPr="00300CE9" w:rsidRDefault="00F56BF5" w:rsidP="00300CE9">
      <w:pPr>
        <w:pStyle w:val="Heading2"/>
        <w:ind w:left="810" w:hanging="792"/>
      </w:pPr>
      <w:bookmarkStart w:id="930" w:name="_Toc49348915"/>
      <w:r w:rsidRPr="00300CE9">
        <w:t>Internal inspection</w:t>
      </w:r>
      <w:bookmarkEnd w:id="930"/>
      <w:r w:rsidRPr="00300CE9">
        <w:t xml:space="preserve"> </w:t>
      </w:r>
    </w:p>
    <w:p w14:paraId="500FF571" w14:textId="19C8443D" w:rsidR="00F56BF5" w:rsidRPr="00300CE9" w:rsidRDefault="00F56BF5" w:rsidP="00C03303">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Internal inspections will be carried out for each postulant member prior </w:t>
      </w:r>
      <w:r w:rsidR="00CA6536" w:rsidRPr="00300CE9">
        <w:rPr>
          <w:rFonts w:asciiTheme="majorHAnsi" w:hAnsiTheme="majorHAnsi" w:cstheme="majorHAnsi"/>
          <w:sz w:val="22"/>
          <w:szCs w:val="22"/>
        </w:rPr>
        <w:t xml:space="preserve">to </w:t>
      </w:r>
      <w:r w:rsidRPr="00300CE9">
        <w:rPr>
          <w:rFonts w:asciiTheme="majorHAnsi" w:hAnsiTheme="majorHAnsi" w:cstheme="majorHAnsi"/>
          <w:sz w:val="22"/>
          <w:szCs w:val="22"/>
        </w:rPr>
        <w:t>enrolment</w:t>
      </w:r>
      <w:ins w:id="931" w:author="Khananusit, Sarida GIZ TH" w:date="2020-08-26T14:04:00Z">
        <w:r w:rsidR="00A30265" w:rsidRPr="00A30265">
          <w:rPr>
            <w:rFonts w:asciiTheme="majorHAnsi" w:hAnsiTheme="majorHAnsi" w:cstheme="majorHAnsi"/>
            <w:sz w:val="22"/>
            <w:szCs w:val="22"/>
          </w:rPr>
          <w:t xml:space="preserve"> </w:t>
        </w:r>
        <w:r w:rsidR="00A30265" w:rsidRPr="009E4671">
          <w:rPr>
            <w:rFonts w:asciiTheme="majorHAnsi" w:hAnsiTheme="majorHAnsi" w:cstheme="majorHAnsi"/>
            <w:sz w:val="22"/>
            <w:szCs w:val="22"/>
          </w:rPr>
          <w:t>as a member of the producer group</w:t>
        </w:r>
      </w:ins>
      <w:r w:rsidR="00CA6536" w:rsidRPr="00300CE9">
        <w:rPr>
          <w:rFonts w:asciiTheme="majorHAnsi" w:hAnsiTheme="majorHAnsi" w:cstheme="majorHAnsi"/>
          <w:sz w:val="22"/>
          <w:szCs w:val="22"/>
        </w:rPr>
        <w:t>; t</w:t>
      </w:r>
      <w:r w:rsidRPr="00300CE9">
        <w:rPr>
          <w:rFonts w:asciiTheme="majorHAnsi" w:hAnsiTheme="majorHAnsi" w:cstheme="majorHAnsi"/>
          <w:sz w:val="22"/>
          <w:szCs w:val="22"/>
        </w:rPr>
        <w:t xml:space="preserve">he </w:t>
      </w:r>
      <w:del w:id="932" w:author="Khananusit, Sarida GIZ TH" w:date="2020-08-26T14:03:00Z">
        <w:r w:rsidRPr="00300CE9" w:rsidDel="00FE1C28">
          <w:rPr>
            <w:rFonts w:asciiTheme="majorHAnsi" w:hAnsiTheme="majorHAnsi" w:cstheme="majorHAnsi"/>
            <w:sz w:val="22"/>
            <w:szCs w:val="22"/>
          </w:rPr>
          <w:delText xml:space="preserve"> </w:delText>
        </w:r>
      </w:del>
      <w:r w:rsidRPr="00300CE9">
        <w:rPr>
          <w:rFonts w:asciiTheme="majorHAnsi" w:hAnsiTheme="majorHAnsi" w:cstheme="majorHAnsi"/>
          <w:sz w:val="22"/>
          <w:szCs w:val="22"/>
        </w:rPr>
        <w:t xml:space="preserve">inspection </w:t>
      </w:r>
      <w:r w:rsidR="00CA6536" w:rsidRPr="00300CE9">
        <w:rPr>
          <w:rFonts w:asciiTheme="majorHAnsi" w:hAnsiTheme="majorHAnsi" w:cstheme="majorHAnsi"/>
          <w:sz w:val="22"/>
          <w:szCs w:val="22"/>
        </w:rPr>
        <w:t>forms</w:t>
      </w:r>
      <w:r w:rsidRPr="00300CE9">
        <w:rPr>
          <w:rFonts w:asciiTheme="majorHAnsi" w:hAnsiTheme="majorHAnsi" w:cstheme="majorHAnsi"/>
          <w:sz w:val="22"/>
          <w:szCs w:val="22"/>
        </w:rPr>
        <w:t xml:space="preserve"> part of the enrolment procedure. </w:t>
      </w:r>
      <w:ins w:id="933" w:author="Khananusit, Sarida GIZ TH" w:date="2020-08-26T14:05:00Z">
        <w:r w:rsidR="00A30265" w:rsidRPr="009E4671">
          <w:rPr>
            <w:rFonts w:asciiTheme="majorHAnsi" w:hAnsiTheme="majorHAnsi" w:cstheme="majorHAnsi"/>
            <w:sz w:val="22"/>
            <w:szCs w:val="22"/>
          </w:rPr>
          <w:t>Following member registration</w:t>
        </w:r>
      </w:ins>
      <w:del w:id="934" w:author="Khananusit, Sarida GIZ TH" w:date="2020-08-26T14:05:00Z">
        <w:r w:rsidRPr="00300CE9" w:rsidDel="00A30265">
          <w:rPr>
            <w:rFonts w:asciiTheme="majorHAnsi" w:hAnsiTheme="majorHAnsi" w:cstheme="majorHAnsi"/>
            <w:sz w:val="22"/>
            <w:szCs w:val="22"/>
          </w:rPr>
          <w:delText>Once the members are registered</w:delText>
        </w:r>
      </w:del>
      <w:r w:rsidRPr="00300CE9">
        <w:rPr>
          <w:rFonts w:asciiTheme="majorHAnsi" w:hAnsiTheme="majorHAnsi" w:cstheme="majorHAnsi"/>
          <w:sz w:val="22"/>
          <w:szCs w:val="22"/>
        </w:rPr>
        <w:t xml:space="preserve">, members (and corresponding production </w:t>
      </w:r>
      <w:ins w:id="935" w:author="Khananusit, Sarida GIZ TH" w:date="2020-08-26T14:05:00Z">
        <w:r w:rsidR="00A30265">
          <w:rPr>
            <w:rFonts w:asciiTheme="majorHAnsi" w:hAnsiTheme="majorHAnsi" w:cstheme="majorHAnsi"/>
            <w:sz w:val="22"/>
            <w:szCs w:val="22"/>
          </w:rPr>
          <w:t xml:space="preserve">site or </w:t>
        </w:r>
      </w:ins>
      <w:r w:rsidRPr="00300CE9">
        <w:rPr>
          <w:rFonts w:asciiTheme="majorHAnsi" w:hAnsiTheme="majorHAnsi" w:cstheme="majorHAnsi"/>
          <w:sz w:val="22"/>
          <w:szCs w:val="22"/>
        </w:rPr>
        <w:t xml:space="preserve">sites) </w:t>
      </w:r>
      <w:del w:id="936" w:author="Khananusit, Sarida GIZ TH" w:date="2020-08-26T14:05:00Z">
        <w:r w:rsidRPr="00300CE9" w:rsidDel="00A30265">
          <w:rPr>
            <w:rFonts w:asciiTheme="majorHAnsi" w:hAnsiTheme="majorHAnsi" w:cstheme="majorHAnsi"/>
            <w:sz w:val="22"/>
            <w:szCs w:val="22"/>
          </w:rPr>
          <w:delText xml:space="preserve">or production </w:delText>
        </w:r>
      </w:del>
      <w:r w:rsidRPr="00300CE9">
        <w:rPr>
          <w:rFonts w:asciiTheme="majorHAnsi" w:hAnsiTheme="majorHAnsi" w:cstheme="majorHAnsi"/>
          <w:sz w:val="22"/>
          <w:szCs w:val="22"/>
        </w:rPr>
        <w:t xml:space="preserve">site should be inspected at least once per year prior </w:t>
      </w:r>
      <w:r w:rsidR="00CA6536" w:rsidRPr="00300CE9">
        <w:rPr>
          <w:rFonts w:asciiTheme="majorHAnsi" w:hAnsiTheme="majorHAnsi" w:cstheme="majorHAnsi"/>
          <w:sz w:val="22"/>
          <w:szCs w:val="22"/>
        </w:rPr>
        <w:t xml:space="preserve">to </w:t>
      </w:r>
      <w:r w:rsidRPr="00300CE9">
        <w:rPr>
          <w:rFonts w:asciiTheme="majorHAnsi" w:hAnsiTheme="majorHAnsi" w:cstheme="majorHAnsi"/>
          <w:sz w:val="22"/>
          <w:szCs w:val="22"/>
        </w:rPr>
        <w:t xml:space="preserve">verification of </w:t>
      </w:r>
      <w:ins w:id="937" w:author="Khananusit, Sarida GIZ TH" w:date="2020-08-26T14:05:00Z">
        <w:r w:rsidR="00A30265">
          <w:rPr>
            <w:rFonts w:asciiTheme="majorHAnsi" w:hAnsiTheme="majorHAnsi" w:cstheme="majorHAnsi"/>
            <w:sz w:val="22"/>
            <w:szCs w:val="22"/>
          </w:rPr>
          <w:t xml:space="preserve">Assurance </w:t>
        </w:r>
      </w:ins>
      <w:r w:rsidR="00CA6536" w:rsidRPr="00300CE9">
        <w:rPr>
          <w:rFonts w:asciiTheme="majorHAnsi" w:hAnsiTheme="majorHAnsi" w:cstheme="majorHAnsi"/>
          <w:sz w:val="22"/>
          <w:szCs w:val="22"/>
        </w:rPr>
        <w:t>L</w:t>
      </w:r>
      <w:r w:rsidRPr="00300CE9">
        <w:rPr>
          <w:rFonts w:asciiTheme="majorHAnsi" w:hAnsiTheme="majorHAnsi" w:cstheme="majorHAnsi"/>
          <w:sz w:val="22"/>
          <w:szCs w:val="22"/>
        </w:rPr>
        <w:t xml:space="preserve">evel 2 or </w:t>
      </w:r>
      <w:r w:rsidR="00CA6536" w:rsidRPr="00300CE9">
        <w:rPr>
          <w:rFonts w:asciiTheme="majorHAnsi" w:hAnsiTheme="majorHAnsi" w:cstheme="majorHAnsi"/>
          <w:sz w:val="22"/>
          <w:szCs w:val="22"/>
        </w:rPr>
        <w:t>L</w:t>
      </w:r>
      <w:r w:rsidRPr="00300CE9">
        <w:rPr>
          <w:rFonts w:asciiTheme="majorHAnsi" w:hAnsiTheme="majorHAnsi" w:cstheme="majorHAnsi"/>
          <w:sz w:val="22"/>
          <w:szCs w:val="22"/>
        </w:rPr>
        <w:t>evel 3</w:t>
      </w:r>
      <w:del w:id="938" w:author="Khananusit, Sarida GIZ TH" w:date="2020-08-26T14:06:00Z">
        <w:r w:rsidRPr="00300CE9" w:rsidDel="00A30265">
          <w:rPr>
            <w:rFonts w:asciiTheme="majorHAnsi" w:hAnsiTheme="majorHAnsi" w:cstheme="majorHAnsi"/>
            <w:sz w:val="22"/>
            <w:szCs w:val="22"/>
          </w:rPr>
          <w:delText xml:space="preserve"> assurance</w:delText>
        </w:r>
      </w:del>
      <w:r w:rsidRPr="00300CE9">
        <w:rPr>
          <w:rFonts w:asciiTheme="majorHAnsi" w:hAnsiTheme="majorHAnsi" w:cstheme="majorHAnsi"/>
          <w:sz w:val="22"/>
          <w:szCs w:val="22"/>
        </w:rPr>
        <w:t xml:space="preserve">, against all the relevant SRP requirement points under the SRP Standard. </w:t>
      </w:r>
    </w:p>
    <w:p w14:paraId="0AC29733" w14:textId="58970ABD" w:rsidR="003774CD" w:rsidRPr="00300CE9" w:rsidRDefault="005119FB" w:rsidP="003774CD">
      <w:pPr>
        <w:spacing w:after="240"/>
        <w:jc w:val="both"/>
        <w:rPr>
          <w:rFonts w:asciiTheme="majorHAnsi" w:hAnsiTheme="majorHAnsi" w:cstheme="majorHAnsi"/>
          <w:sz w:val="22"/>
          <w:szCs w:val="22"/>
        </w:rPr>
      </w:pPr>
      <w:r w:rsidRPr="00300CE9">
        <w:rPr>
          <w:rFonts w:asciiTheme="majorHAnsi" w:hAnsiTheme="majorHAnsi" w:cstheme="majorHAnsi"/>
          <w:color w:val="000000" w:themeColor="text1"/>
          <w:sz w:val="22"/>
          <w:szCs w:val="22"/>
        </w:rPr>
        <w:lastRenderedPageBreak/>
        <w:t>In the first year, new group members will undergo individual inspections (100% internal inspection or peer-to-peer reviews, and for external inspections at least the square root of the total number of producers</w:t>
      </w:r>
      <w:ins w:id="939" w:author="Khananusit, Sarida GIZ TH" w:date="2020-08-26T15:19:00Z">
        <w:r w:rsidR="00A51C7D">
          <w:rPr>
            <w:rFonts w:asciiTheme="majorHAnsi" w:hAnsiTheme="majorHAnsi" w:cstheme="majorHAnsi"/>
            <w:color w:val="000000" w:themeColor="text1"/>
            <w:sz w:val="22"/>
            <w:szCs w:val="22"/>
          </w:rPr>
          <w:t>)</w:t>
        </w:r>
      </w:ins>
      <w:r w:rsidRPr="00300CE9">
        <w:rPr>
          <w:rFonts w:asciiTheme="majorHAnsi" w:hAnsiTheme="majorHAnsi" w:cstheme="majorHAnsi"/>
          <w:color w:val="000000" w:themeColor="text1"/>
          <w:sz w:val="22"/>
          <w:szCs w:val="22"/>
        </w:rPr>
        <w:t xml:space="preserve">. In the second and subsequent years, inspection can be based on a risk assessment of group members. In that case, the producer group </w:t>
      </w:r>
      <w:r w:rsidR="00CA6536" w:rsidRPr="00300CE9">
        <w:rPr>
          <w:rFonts w:asciiTheme="majorHAnsi" w:hAnsiTheme="majorHAnsi" w:cstheme="majorHAnsi"/>
          <w:color w:val="000000" w:themeColor="text1"/>
          <w:sz w:val="22"/>
          <w:szCs w:val="22"/>
        </w:rPr>
        <w:t>must</w:t>
      </w:r>
      <w:r w:rsidRPr="00300CE9">
        <w:rPr>
          <w:rFonts w:asciiTheme="majorHAnsi" w:hAnsiTheme="majorHAnsi" w:cstheme="majorHAnsi"/>
          <w:color w:val="000000" w:themeColor="text1"/>
          <w:sz w:val="22"/>
          <w:szCs w:val="22"/>
        </w:rPr>
        <w:t xml:space="preserve"> take measures to guarantee that all producers receive an internal inspection at least every 3 year</w:t>
      </w:r>
      <w:r w:rsidR="00CA6536" w:rsidRPr="00300CE9">
        <w:rPr>
          <w:rFonts w:asciiTheme="majorHAnsi" w:hAnsiTheme="majorHAnsi" w:cstheme="majorHAnsi"/>
          <w:color w:val="000000" w:themeColor="text1"/>
          <w:sz w:val="22"/>
          <w:szCs w:val="22"/>
        </w:rPr>
        <w:t>s</w:t>
      </w:r>
      <w:r w:rsidRPr="00300CE9">
        <w:rPr>
          <w:rFonts w:asciiTheme="majorHAnsi" w:hAnsiTheme="majorHAnsi" w:cstheme="majorHAnsi"/>
          <w:color w:val="000000" w:themeColor="text1"/>
          <w:sz w:val="22"/>
          <w:szCs w:val="22"/>
        </w:rPr>
        <w:t xml:space="preserve">. This system </w:t>
      </w:r>
      <w:r w:rsidR="00CA6536" w:rsidRPr="00300CE9">
        <w:rPr>
          <w:rFonts w:asciiTheme="majorHAnsi" w:hAnsiTheme="majorHAnsi" w:cstheme="majorHAnsi"/>
          <w:color w:val="000000" w:themeColor="text1"/>
          <w:sz w:val="22"/>
          <w:szCs w:val="22"/>
        </w:rPr>
        <w:t>generat</w:t>
      </w:r>
      <w:r w:rsidRPr="00300CE9">
        <w:rPr>
          <w:rFonts w:asciiTheme="majorHAnsi" w:hAnsiTheme="majorHAnsi" w:cstheme="majorHAnsi"/>
          <w:color w:val="000000" w:themeColor="text1"/>
          <w:sz w:val="22"/>
          <w:szCs w:val="22"/>
        </w:rPr>
        <w:t>es efficiencies to make the model scalable and cost-effective.</w:t>
      </w:r>
      <w:r w:rsidR="00D966EE" w:rsidRPr="00300CE9">
        <w:rPr>
          <w:rFonts w:asciiTheme="majorHAnsi" w:hAnsiTheme="majorHAnsi" w:cstheme="majorHAnsi"/>
          <w:color w:val="000000" w:themeColor="text1"/>
          <w:sz w:val="22"/>
          <w:szCs w:val="22"/>
        </w:rPr>
        <w:t xml:space="preserve"> </w:t>
      </w:r>
      <w:r w:rsidR="003774CD" w:rsidRPr="00300CE9">
        <w:rPr>
          <w:rFonts w:asciiTheme="majorHAnsi" w:hAnsiTheme="majorHAnsi" w:cstheme="majorHAnsi"/>
          <w:sz w:val="22"/>
          <w:szCs w:val="22"/>
        </w:rPr>
        <w:t xml:space="preserve">A clear mechanism determines the frequency of internal inspections for existing members based on a </w:t>
      </w:r>
      <w:del w:id="940" w:author="Khananusit, Sarida GIZ TH" w:date="2020-08-26T15:20:00Z">
        <w:r w:rsidR="003774CD" w:rsidRPr="00300CE9" w:rsidDel="00A51C7D">
          <w:rPr>
            <w:rFonts w:asciiTheme="majorHAnsi" w:hAnsiTheme="majorHAnsi" w:cstheme="majorHAnsi"/>
            <w:sz w:val="22"/>
            <w:szCs w:val="22"/>
          </w:rPr>
          <w:delText xml:space="preserve">risk profile </w:delText>
        </w:r>
      </w:del>
      <w:r w:rsidR="003774CD" w:rsidRPr="00300CE9">
        <w:rPr>
          <w:rFonts w:asciiTheme="majorHAnsi" w:hAnsiTheme="majorHAnsi" w:cstheme="majorHAnsi"/>
          <w:sz w:val="22"/>
          <w:szCs w:val="22"/>
        </w:rPr>
        <w:t>clearly defined</w:t>
      </w:r>
      <w:r w:rsidR="00CA6536" w:rsidRPr="00300CE9">
        <w:rPr>
          <w:rFonts w:asciiTheme="majorHAnsi" w:hAnsiTheme="majorHAnsi" w:cstheme="majorHAnsi"/>
          <w:sz w:val="22"/>
          <w:szCs w:val="22"/>
        </w:rPr>
        <w:t xml:space="preserve"> and documented risk profile</w:t>
      </w:r>
      <w:r w:rsidR="003774CD" w:rsidRPr="00300CE9">
        <w:rPr>
          <w:rFonts w:asciiTheme="majorHAnsi" w:hAnsiTheme="majorHAnsi" w:cstheme="majorHAnsi"/>
          <w:sz w:val="22"/>
          <w:szCs w:val="22"/>
        </w:rPr>
        <w:t xml:space="preserve"> and risk assessment. </w:t>
      </w:r>
    </w:p>
    <w:p w14:paraId="0F47D62E" w14:textId="21453AAA" w:rsidR="00F56BF5" w:rsidRPr="00300CE9" w:rsidRDefault="00F56BF5" w:rsidP="00BA1DAD">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The frequency and sample size </w:t>
      </w:r>
      <w:r w:rsidR="00CA6536" w:rsidRPr="00300CE9">
        <w:rPr>
          <w:rFonts w:asciiTheme="majorHAnsi" w:hAnsiTheme="majorHAnsi" w:cstheme="majorHAnsi"/>
          <w:sz w:val="22"/>
          <w:szCs w:val="22"/>
        </w:rPr>
        <w:t xml:space="preserve">must </w:t>
      </w:r>
      <w:r w:rsidRPr="00300CE9">
        <w:rPr>
          <w:rFonts w:asciiTheme="majorHAnsi" w:hAnsiTheme="majorHAnsi" w:cstheme="majorHAnsi"/>
          <w:sz w:val="22"/>
          <w:szCs w:val="22"/>
        </w:rPr>
        <w:t xml:space="preserve">comply with the rules of </w:t>
      </w:r>
      <w:r w:rsidR="00CA6536" w:rsidRPr="00300CE9">
        <w:rPr>
          <w:rFonts w:asciiTheme="majorHAnsi" w:hAnsiTheme="majorHAnsi" w:cstheme="majorHAnsi"/>
          <w:sz w:val="22"/>
          <w:szCs w:val="22"/>
        </w:rPr>
        <w:t xml:space="preserve">the respective </w:t>
      </w:r>
      <w:r w:rsidRPr="00300CE9">
        <w:rPr>
          <w:rFonts w:asciiTheme="majorHAnsi" w:hAnsiTheme="majorHAnsi" w:cstheme="majorHAnsi"/>
          <w:sz w:val="22"/>
          <w:szCs w:val="22"/>
        </w:rPr>
        <w:t xml:space="preserve">SRP Assurance Scheme level and be based on an agreed inspection plan (see Annex </w:t>
      </w:r>
      <w:r w:rsidR="003D1380" w:rsidRPr="00300CE9">
        <w:rPr>
          <w:rFonts w:asciiTheme="majorHAnsi" w:hAnsiTheme="majorHAnsi" w:cstheme="majorHAnsi"/>
          <w:sz w:val="22"/>
          <w:szCs w:val="22"/>
        </w:rPr>
        <w:t>6</w:t>
      </w:r>
      <w:r w:rsidRPr="00300CE9">
        <w:rPr>
          <w:rFonts w:asciiTheme="majorHAnsi" w:hAnsiTheme="majorHAnsi" w:cstheme="majorHAnsi"/>
          <w:sz w:val="22"/>
          <w:szCs w:val="22"/>
        </w:rPr>
        <w:t xml:space="preserve">). </w:t>
      </w:r>
      <w:r w:rsidR="00CA6536" w:rsidRPr="00300CE9">
        <w:rPr>
          <w:rFonts w:asciiTheme="majorHAnsi" w:hAnsiTheme="majorHAnsi" w:cstheme="majorHAnsi"/>
          <w:sz w:val="22"/>
          <w:szCs w:val="22"/>
        </w:rPr>
        <w:t>A</w:t>
      </w:r>
      <w:r w:rsidRPr="00300CE9">
        <w:rPr>
          <w:rFonts w:asciiTheme="majorHAnsi" w:hAnsiTheme="majorHAnsi" w:cstheme="majorHAnsi"/>
          <w:sz w:val="22"/>
          <w:szCs w:val="22"/>
        </w:rPr>
        <w:t>nnex</w:t>
      </w:r>
      <w:r w:rsidR="009E7FFD" w:rsidRPr="00300CE9">
        <w:rPr>
          <w:rFonts w:asciiTheme="majorHAnsi" w:hAnsiTheme="majorHAnsi" w:cstheme="majorHAnsi"/>
          <w:sz w:val="22"/>
          <w:szCs w:val="22"/>
        </w:rPr>
        <w:t xml:space="preserve"> 5</w:t>
      </w:r>
      <w:r w:rsidRPr="00300CE9">
        <w:rPr>
          <w:rFonts w:asciiTheme="majorHAnsi" w:hAnsiTheme="majorHAnsi" w:cstheme="majorHAnsi"/>
          <w:sz w:val="22"/>
          <w:szCs w:val="22"/>
        </w:rPr>
        <w:t xml:space="preserve"> </w:t>
      </w:r>
      <w:r w:rsidR="00CA6536" w:rsidRPr="00300CE9">
        <w:rPr>
          <w:rFonts w:asciiTheme="majorHAnsi" w:hAnsiTheme="majorHAnsi" w:cstheme="majorHAnsi"/>
          <w:sz w:val="22"/>
          <w:szCs w:val="22"/>
        </w:rPr>
        <w:t>provides a template</w:t>
      </w:r>
      <w:r w:rsidRPr="00300CE9">
        <w:rPr>
          <w:rFonts w:asciiTheme="majorHAnsi" w:hAnsiTheme="majorHAnsi" w:cstheme="majorHAnsi"/>
          <w:sz w:val="22"/>
          <w:szCs w:val="22"/>
        </w:rPr>
        <w:t xml:space="preserve"> inspection plan </w:t>
      </w:r>
      <w:r w:rsidR="00CA6536" w:rsidRPr="00300CE9">
        <w:rPr>
          <w:rFonts w:asciiTheme="majorHAnsi" w:hAnsiTheme="majorHAnsi" w:cstheme="majorHAnsi"/>
          <w:sz w:val="22"/>
          <w:szCs w:val="22"/>
        </w:rPr>
        <w:t xml:space="preserve">to be </w:t>
      </w:r>
      <w:r w:rsidRPr="00300CE9">
        <w:rPr>
          <w:rFonts w:asciiTheme="majorHAnsi" w:hAnsiTheme="majorHAnsi" w:cstheme="majorHAnsi"/>
          <w:sz w:val="22"/>
          <w:szCs w:val="22"/>
        </w:rPr>
        <w:t>develop</w:t>
      </w:r>
      <w:r w:rsidR="00CA6536" w:rsidRPr="00300CE9">
        <w:rPr>
          <w:rFonts w:asciiTheme="majorHAnsi" w:hAnsiTheme="majorHAnsi" w:cstheme="majorHAnsi"/>
          <w:sz w:val="22"/>
          <w:szCs w:val="22"/>
        </w:rPr>
        <w:t>ed</w:t>
      </w:r>
      <w:r w:rsidRPr="00300CE9">
        <w:rPr>
          <w:rFonts w:asciiTheme="majorHAnsi" w:hAnsiTheme="majorHAnsi" w:cstheme="majorHAnsi"/>
          <w:sz w:val="22"/>
          <w:szCs w:val="22"/>
        </w:rPr>
        <w:t xml:space="preserve"> by each internal inspector</w:t>
      </w:r>
      <w:r w:rsidR="00CA6536" w:rsidRPr="00300CE9">
        <w:rPr>
          <w:rFonts w:asciiTheme="majorHAnsi" w:hAnsiTheme="majorHAnsi" w:cstheme="majorHAnsi"/>
          <w:sz w:val="22"/>
          <w:szCs w:val="22"/>
        </w:rPr>
        <w:t>. The</w:t>
      </w:r>
      <w:r w:rsidRPr="00300CE9">
        <w:rPr>
          <w:rFonts w:asciiTheme="majorHAnsi" w:hAnsiTheme="majorHAnsi" w:cstheme="majorHAnsi"/>
          <w:sz w:val="22"/>
          <w:szCs w:val="22"/>
        </w:rPr>
        <w:t xml:space="preserve"> IMS team should collect all internal inspection plan</w:t>
      </w:r>
      <w:r w:rsidR="00CA6536" w:rsidRPr="00300CE9">
        <w:rPr>
          <w:rFonts w:asciiTheme="majorHAnsi" w:hAnsiTheme="majorHAnsi" w:cstheme="majorHAnsi"/>
          <w:sz w:val="22"/>
          <w:szCs w:val="22"/>
        </w:rPr>
        <w:t>s</w:t>
      </w:r>
      <w:r w:rsidRPr="00300CE9">
        <w:rPr>
          <w:rFonts w:asciiTheme="majorHAnsi" w:hAnsiTheme="majorHAnsi" w:cstheme="majorHAnsi"/>
          <w:sz w:val="22"/>
          <w:szCs w:val="22"/>
        </w:rPr>
        <w:t xml:space="preserve"> from all inspectors </w:t>
      </w:r>
      <w:proofErr w:type="gramStart"/>
      <w:r w:rsidR="00CA6536" w:rsidRPr="00300CE9">
        <w:rPr>
          <w:rFonts w:asciiTheme="majorHAnsi" w:hAnsiTheme="majorHAnsi" w:cstheme="majorHAnsi"/>
          <w:sz w:val="22"/>
          <w:szCs w:val="22"/>
        </w:rPr>
        <w:t>in order to</w:t>
      </w:r>
      <w:proofErr w:type="gramEnd"/>
      <w:r w:rsidR="00CA6536" w:rsidRPr="00300CE9">
        <w:rPr>
          <w:rFonts w:asciiTheme="majorHAnsi" w:hAnsiTheme="majorHAnsi" w:cstheme="majorHAnsi"/>
          <w:sz w:val="22"/>
          <w:szCs w:val="22"/>
        </w:rPr>
        <w:t xml:space="preserve"> conduct an</w:t>
      </w:r>
      <w:r w:rsidRPr="00300CE9">
        <w:rPr>
          <w:rFonts w:asciiTheme="majorHAnsi" w:hAnsiTheme="majorHAnsi" w:cstheme="majorHAnsi"/>
          <w:sz w:val="22"/>
          <w:szCs w:val="22"/>
        </w:rPr>
        <w:t xml:space="preserve"> annual internal inspection plan</w:t>
      </w:r>
      <w:r w:rsidR="00CA6536" w:rsidRPr="00300CE9">
        <w:rPr>
          <w:rFonts w:asciiTheme="majorHAnsi" w:hAnsiTheme="majorHAnsi" w:cstheme="majorHAnsi"/>
          <w:sz w:val="22"/>
          <w:szCs w:val="22"/>
        </w:rPr>
        <w:t xml:space="preserve">; this plan needs to comply with </w:t>
      </w:r>
      <w:r w:rsidRPr="00300CE9">
        <w:rPr>
          <w:rFonts w:asciiTheme="majorHAnsi" w:hAnsiTheme="majorHAnsi" w:cstheme="majorHAnsi"/>
          <w:sz w:val="22"/>
          <w:szCs w:val="22"/>
        </w:rPr>
        <w:t xml:space="preserve">SRP requirements. </w:t>
      </w:r>
    </w:p>
    <w:p w14:paraId="51F06C4A" w14:textId="68C2C452" w:rsidR="00F56BF5" w:rsidRPr="00300CE9" w:rsidRDefault="002D769F" w:rsidP="00BA1DAD">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Individual internal inspection results are documented in the Individual Farmer Reports (using the SRP Data Collection Tool) and in </w:t>
      </w:r>
      <w:ins w:id="941" w:author="Khananusit, Sarida GIZ TH" w:date="2020-08-26T15:21:00Z">
        <w:r w:rsidR="00A51C7D">
          <w:rPr>
            <w:rFonts w:asciiTheme="majorHAnsi" w:hAnsiTheme="majorHAnsi" w:cstheme="majorHAnsi"/>
            <w:sz w:val="22"/>
            <w:szCs w:val="22"/>
          </w:rPr>
          <w:t xml:space="preserve">the </w:t>
        </w:r>
      </w:ins>
      <w:r w:rsidRPr="00300CE9">
        <w:rPr>
          <w:rFonts w:asciiTheme="majorHAnsi" w:hAnsiTheme="majorHAnsi" w:cstheme="majorHAnsi"/>
          <w:sz w:val="22"/>
          <w:szCs w:val="22"/>
        </w:rPr>
        <w:t>Group Summary Report</w:t>
      </w:r>
      <w:del w:id="942" w:author="W W Ellis" w:date="2020-08-26T15:42:00Z">
        <w:r w:rsidRPr="00300CE9" w:rsidDel="00382EFE">
          <w:rPr>
            <w:rFonts w:asciiTheme="majorHAnsi" w:hAnsiTheme="majorHAnsi" w:cstheme="majorHAnsi"/>
            <w:sz w:val="22"/>
            <w:szCs w:val="22"/>
          </w:rPr>
          <w:delText xml:space="preserve"> </w:delText>
        </w:r>
        <w:commentRangeStart w:id="943"/>
        <w:r w:rsidRPr="00300CE9" w:rsidDel="00382EFE">
          <w:rPr>
            <w:rFonts w:asciiTheme="majorHAnsi" w:hAnsiTheme="majorHAnsi" w:cstheme="majorHAnsi"/>
            <w:sz w:val="22"/>
            <w:szCs w:val="22"/>
          </w:rPr>
          <w:delText>(using the SRP Data)</w:delText>
        </w:r>
      </w:del>
      <w:commentRangeEnd w:id="943"/>
      <w:r w:rsidR="00917EF1">
        <w:rPr>
          <w:rStyle w:val="CommentReference"/>
        </w:rPr>
        <w:commentReference w:id="943"/>
      </w:r>
      <w:r w:rsidRPr="00300CE9">
        <w:rPr>
          <w:rFonts w:asciiTheme="majorHAnsi" w:hAnsiTheme="majorHAnsi" w:cstheme="majorHAnsi"/>
          <w:sz w:val="22"/>
          <w:szCs w:val="22"/>
        </w:rPr>
        <w:t xml:space="preserve">. </w:t>
      </w:r>
      <w:ins w:id="944" w:author="Khananusit, Sarida GIZ TH" w:date="2020-08-26T15:21:00Z">
        <w:r w:rsidR="00A51C7D">
          <w:rPr>
            <w:rFonts w:asciiTheme="majorHAnsi" w:hAnsiTheme="majorHAnsi" w:cstheme="majorHAnsi"/>
            <w:sz w:val="22"/>
            <w:szCs w:val="22"/>
          </w:rPr>
          <w:t>Reports c</w:t>
        </w:r>
      </w:ins>
      <w:del w:id="945" w:author="Khananusit, Sarida GIZ TH" w:date="2020-08-26T15:21:00Z">
        <w:r w:rsidRPr="00300CE9" w:rsidDel="00A51C7D">
          <w:rPr>
            <w:rFonts w:asciiTheme="majorHAnsi" w:hAnsiTheme="majorHAnsi" w:cstheme="majorHAnsi"/>
            <w:sz w:val="22"/>
            <w:szCs w:val="22"/>
          </w:rPr>
          <w:delText>C</w:delText>
        </w:r>
      </w:del>
      <w:r w:rsidRPr="00300CE9">
        <w:rPr>
          <w:rFonts w:asciiTheme="majorHAnsi" w:hAnsiTheme="majorHAnsi" w:cstheme="majorHAnsi"/>
          <w:sz w:val="22"/>
          <w:szCs w:val="22"/>
        </w:rPr>
        <w:t xml:space="preserve">ontain producer identification, previous production and current estimation, producers’ signature, inspection date, inspector’s name, non-conformities identified, corrections and corrective actions, </w:t>
      </w:r>
      <w:proofErr w:type="gramStart"/>
      <w:r w:rsidRPr="00300CE9">
        <w:rPr>
          <w:rFonts w:asciiTheme="majorHAnsi" w:hAnsiTheme="majorHAnsi" w:cstheme="majorHAnsi"/>
          <w:sz w:val="22"/>
          <w:szCs w:val="22"/>
        </w:rPr>
        <w:t>approval</w:t>
      </w:r>
      <w:proofErr w:type="gramEnd"/>
      <w:r w:rsidRPr="00300CE9">
        <w:rPr>
          <w:rFonts w:asciiTheme="majorHAnsi" w:hAnsiTheme="majorHAnsi" w:cstheme="majorHAnsi"/>
          <w:sz w:val="22"/>
          <w:szCs w:val="22"/>
        </w:rPr>
        <w:t xml:space="preserve"> or sanction decision. </w:t>
      </w:r>
      <w:r w:rsidR="00F56BF5" w:rsidRPr="00300CE9">
        <w:rPr>
          <w:rFonts w:asciiTheme="majorHAnsi" w:hAnsiTheme="majorHAnsi" w:cstheme="majorHAnsi"/>
          <w:sz w:val="22"/>
          <w:szCs w:val="22"/>
        </w:rPr>
        <w:t>All records of the internal inspection, inspection findings, and follow-up of agreed corrective actions resulting from inspection must be maintained and available</w:t>
      </w:r>
      <w:r w:rsidR="00C050FA" w:rsidRPr="00300CE9">
        <w:rPr>
          <w:rFonts w:asciiTheme="majorHAnsi" w:hAnsiTheme="majorHAnsi" w:cstheme="majorHAnsi"/>
          <w:sz w:val="22"/>
          <w:szCs w:val="22"/>
        </w:rPr>
        <w:t xml:space="preserve"> during the external audit</w:t>
      </w:r>
      <w:r w:rsidR="00F56BF5" w:rsidRPr="00300CE9">
        <w:rPr>
          <w:rFonts w:asciiTheme="majorHAnsi" w:hAnsiTheme="majorHAnsi" w:cstheme="majorHAnsi"/>
          <w:sz w:val="22"/>
          <w:szCs w:val="22"/>
        </w:rPr>
        <w:t xml:space="preserve">. </w:t>
      </w:r>
    </w:p>
    <w:p w14:paraId="67308302" w14:textId="77777777" w:rsidR="003D34BE" w:rsidRPr="00300CE9" w:rsidRDefault="003D34BE" w:rsidP="00300CE9">
      <w:pPr>
        <w:pStyle w:val="Heading2"/>
        <w:ind w:left="810" w:hanging="792"/>
      </w:pPr>
      <w:bookmarkStart w:id="946" w:name="_Toc49348916"/>
      <w:r w:rsidRPr="00300CE9">
        <w:t>Self-evaluation</w:t>
      </w:r>
      <w:bookmarkEnd w:id="946"/>
    </w:p>
    <w:p w14:paraId="67406A2F" w14:textId="6C70BCD2" w:rsidR="002F6776" w:rsidRPr="00300CE9" w:rsidRDefault="003D34BE" w:rsidP="00C03303">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A self-evaluation process is required at IMS level </w:t>
      </w:r>
      <w:proofErr w:type="gramStart"/>
      <w:r w:rsidRPr="00300CE9">
        <w:rPr>
          <w:rFonts w:asciiTheme="majorHAnsi" w:hAnsiTheme="majorHAnsi" w:cstheme="majorHAnsi"/>
          <w:sz w:val="22"/>
          <w:szCs w:val="22"/>
        </w:rPr>
        <w:t>in order to</w:t>
      </w:r>
      <w:proofErr w:type="gramEnd"/>
      <w:r w:rsidRPr="00300CE9">
        <w:rPr>
          <w:rFonts w:asciiTheme="majorHAnsi" w:hAnsiTheme="majorHAnsi" w:cstheme="majorHAnsi"/>
          <w:sz w:val="22"/>
          <w:szCs w:val="22"/>
        </w:rPr>
        <w:t xml:space="preserve"> assess the main issues to be addressed </w:t>
      </w:r>
      <w:r w:rsidR="00296460" w:rsidRPr="00300CE9">
        <w:rPr>
          <w:rFonts w:asciiTheme="majorHAnsi" w:hAnsiTheme="majorHAnsi" w:cstheme="majorHAnsi"/>
          <w:sz w:val="22"/>
          <w:szCs w:val="22"/>
        </w:rPr>
        <w:t>by producers i</w:t>
      </w:r>
      <w:r w:rsidRPr="00300CE9">
        <w:rPr>
          <w:rFonts w:asciiTheme="majorHAnsi" w:hAnsiTheme="majorHAnsi" w:cstheme="majorHAnsi"/>
          <w:sz w:val="22"/>
          <w:szCs w:val="22"/>
        </w:rPr>
        <w:t xml:space="preserve">n order to reach compliance with the SRP Standard and to estimate what changes will be needed from the outset. These changes may require a process of training, </w:t>
      </w:r>
      <w:proofErr w:type="gramStart"/>
      <w:r w:rsidRPr="00300CE9">
        <w:rPr>
          <w:rFonts w:asciiTheme="majorHAnsi" w:hAnsiTheme="majorHAnsi" w:cstheme="majorHAnsi"/>
          <w:sz w:val="22"/>
          <w:szCs w:val="22"/>
        </w:rPr>
        <w:t>coaching</w:t>
      </w:r>
      <w:proofErr w:type="gramEnd"/>
      <w:r w:rsidRPr="00300CE9">
        <w:rPr>
          <w:rFonts w:asciiTheme="majorHAnsi" w:hAnsiTheme="majorHAnsi" w:cstheme="majorHAnsi"/>
          <w:sz w:val="22"/>
          <w:szCs w:val="22"/>
        </w:rPr>
        <w:t xml:space="preserve"> and action plans. </w:t>
      </w:r>
    </w:p>
    <w:p w14:paraId="7B36F212" w14:textId="70550CD0" w:rsidR="001E244D" w:rsidRPr="00300CE9" w:rsidRDefault="006C425A" w:rsidP="00F34A00">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Self-evaluation </w:t>
      </w:r>
      <w:r w:rsidR="00296460" w:rsidRPr="00300CE9">
        <w:rPr>
          <w:rFonts w:asciiTheme="majorHAnsi" w:hAnsiTheme="majorHAnsi" w:cstheme="majorHAnsi"/>
          <w:sz w:val="22"/>
          <w:szCs w:val="22"/>
        </w:rPr>
        <w:t xml:space="preserve">uses a different benchmark compared with </w:t>
      </w:r>
      <w:r w:rsidRPr="00300CE9">
        <w:rPr>
          <w:rFonts w:asciiTheme="majorHAnsi" w:hAnsiTheme="majorHAnsi" w:cstheme="majorHAnsi"/>
          <w:sz w:val="22"/>
          <w:szCs w:val="22"/>
        </w:rPr>
        <w:t>internal inspection</w:t>
      </w:r>
      <w:r w:rsidR="00296460" w:rsidRPr="00300CE9">
        <w:rPr>
          <w:rFonts w:asciiTheme="majorHAnsi" w:hAnsiTheme="majorHAnsi" w:cstheme="majorHAnsi"/>
          <w:sz w:val="22"/>
          <w:szCs w:val="22"/>
        </w:rPr>
        <w:t>;</w:t>
      </w:r>
      <w:r w:rsidR="002F6776" w:rsidRPr="00300CE9">
        <w:rPr>
          <w:rFonts w:asciiTheme="majorHAnsi" w:hAnsiTheme="majorHAnsi" w:cstheme="majorHAnsi"/>
          <w:sz w:val="22"/>
          <w:szCs w:val="22"/>
        </w:rPr>
        <w:t xml:space="preserve"> while internal inspection indicators </w:t>
      </w:r>
      <w:r w:rsidR="00296460" w:rsidRPr="00300CE9">
        <w:rPr>
          <w:rFonts w:asciiTheme="majorHAnsi" w:hAnsiTheme="majorHAnsi" w:cstheme="majorHAnsi"/>
          <w:sz w:val="22"/>
          <w:szCs w:val="22"/>
        </w:rPr>
        <w:t>are based on compliance with the</w:t>
      </w:r>
      <w:r w:rsidR="002F6776" w:rsidRPr="00300CE9">
        <w:rPr>
          <w:rFonts w:asciiTheme="majorHAnsi" w:hAnsiTheme="majorHAnsi" w:cstheme="majorHAnsi"/>
          <w:sz w:val="22"/>
          <w:szCs w:val="22"/>
        </w:rPr>
        <w:t xml:space="preserve"> SRP </w:t>
      </w:r>
      <w:r w:rsidR="00296460" w:rsidRPr="00300CE9">
        <w:rPr>
          <w:rFonts w:asciiTheme="majorHAnsi" w:hAnsiTheme="majorHAnsi" w:cstheme="majorHAnsi"/>
          <w:sz w:val="22"/>
          <w:szCs w:val="22"/>
        </w:rPr>
        <w:t>S</w:t>
      </w:r>
      <w:r w:rsidR="002F6776" w:rsidRPr="00300CE9">
        <w:rPr>
          <w:rFonts w:asciiTheme="majorHAnsi" w:hAnsiTheme="majorHAnsi" w:cstheme="majorHAnsi"/>
          <w:sz w:val="22"/>
          <w:szCs w:val="22"/>
        </w:rPr>
        <w:t>tandard</w:t>
      </w:r>
      <w:r w:rsidR="00296460" w:rsidRPr="00300CE9">
        <w:rPr>
          <w:rFonts w:asciiTheme="majorHAnsi" w:hAnsiTheme="majorHAnsi" w:cstheme="majorHAnsi"/>
          <w:sz w:val="22"/>
          <w:szCs w:val="22"/>
        </w:rPr>
        <w:t xml:space="preserve"> criteria</w:t>
      </w:r>
      <w:r w:rsidR="002F6776" w:rsidRPr="00300CE9">
        <w:rPr>
          <w:rFonts w:asciiTheme="majorHAnsi" w:hAnsiTheme="majorHAnsi" w:cstheme="majorHAnsi"/>
          <w:sz w:val="22"/>
          <w:szCs w:val="22"/>
        </w:rPr>
        <w:t xml:space="preserve">, self-evaluation indicators are </w:t>
      </w:r>
      <w:r w:rsidR="00A170DC" w:rsidRPr="00300CE9">
        <w:rPr>
          <w:rFonts w:asciiTheme="majorHAnsi" w:hAnsiTheme="majorHAnsi" w:cstheme="majorHAnsi"/>
          <w:sz w:val="22"/>
          <w:szCs w:val="22"/>
        </w:rPr>
        <w:t xml:space="preserve">based on the </w:t>
      </w:r>
      <w:r w:rsidR="002F6776" w:rsidRPr="00300CE9">
        <w:rPr>
          <w:rFonts w:asciiTheme="majorHAnsi" w:hAnsiTheme="majorHAnsi" w:cstheme="majorHAnsi"/>
          <w:sz w:val="22"/>
          <w:szCs w:val="22"/>
        </w:rPr>
        <w:t xml:space="preserve">IMS </w:t>
      </w:r>
      <w:r w:rsidR="00A170DC" w:rsidRPr="00300CE9">
        <w:rPr>
          <w:rFonts w:asciiTheme="majorHAnsi" w:hAnsiTheme="majorHAnsi" w:cstheme="majorHAnsi"/>
          <w:sz w:val="22"/>
          <w:szCs w:val="22"/>
        </w:rPr>
        <w:t>S</w:t>
      </w:r>
      <w:r w:rsidR="002F6776" w:rsidRPr="00300CE9">
        <w:rPr>
          <w:rFonts w:asciiTheme="majorHAnsi" w:hAnsiTheme="majorHAnsi" w:cstheme="majorHAnsi"/>
          <w:sz w:val="22"/>
          <w:szCs w:val="22"/>
        </w:rPr>
        <w:t>tandard. Self-evaluation</w:t>
      </w:r>
      <w:r w:rsidR="00326C6F" w:rsidRPr="00300CE9">
        <w:rPr>
          <w:rFonts w:asciiTheme="majorHAnsi" w:hAnsiTheme="majorHAnsi" w:cstheme="majorHAnsi"/>
          <w:sz w:val="22"/>
          <w:szCs w:val="22"/>
        </w:rPr>
        <w:t xml:space="preserve"> </w:t>
      </w:r>
      <w:r w:rsidR="00A170DC" w:rsidRPr="00300CE9">
        <w:rPr>
          <w:rFonts w:asciiTheme="majorHAnsi" w:hAnsiTheme="majorHAnsi" w:cstheme="majorHAnsi"/>
          <w:sz w:val="22"/>
          <w:szCs w:val="22"/>
        </w:rPr>
        <w:t>assesses</w:t>
      </w:r>
      <w:r w:rsidR="00326C6F" w:rsidRPr="00300CE9">
        <w:rPr>
          <w:rFonts w:asciiTheme="majorHAnsi" w:hAnsiTheme="majorHAnsi" w:cstheme="majorHAnsi"/>
          <w:sz w:val="22"/>
          <w:szCs w:val="22"/>
        </w:rPr>
        <w:t xml:space="preserve"> the </w:t>
      </w:r>
      <w:r w:rsidR="00C829B8" w:rsidRPr="00300CE9">
        <w:rPr>
          <w:rFonts w:asciiTheme="majorHAnsi" w:hAnsiTheme="majorHAnsi" w:cstheme="majorHAnsi"/>
          <w:sz w:val="22"/>
          <w:szCs w:val="22"/>
        </w:rPr>
        <w:t xml:space="preserve">performance and </w:t>
      </w:r>
      <w:r w:rsidR="00326C6F" w:rsidRPr="00300CE9">
        <w:rPr>
          <w:rFonts w:asciiTheme="majorHAnsi" w:hAnsiTheme="majorHAnsi" w:cstheme="majorHAnsi"/>
          <w:sz w:val="22"/>
          <w:szCs w:val="22"/>
        </w:rPr>
        <w:t xml:space="preserve">effectiveness of </w:t>
      </w:r>
      <w:r w:rsidR="00A170DC" w:rsidRPr="00300CE9">
        <w:rPr>
          <w:rFonts w:asciiTheme="majorHAnsi" w:hAnsiTheme="majorHAnsi" w:cstheme="majorHAnsi"/>
          <w:sz w:val="22"/>
          <w:szCs w:val="22"/>
        </w:rPr>
        <w:t>the IMS itself.</w:t>
      </w:r>
      <w:r w:rsidR="00C829B8" w:rsidRPr="00300CE9">
        <w:rPr>
          <w:rFonts w:asciiTheme="majorHAnsi" w:hAnsiTheme="majorHAnsi" w:cstheme="majorHAnsi"/>
          <w:sz w:val="22"/>
          <w:szCs w:val="22"/>
        </w:rPr>
        <w:t xml:space="preserve"> </w:t>
      </w:r>
      <w:r w:rsidR="00F34A00" w:rsidRPr="00300CE9">
        <w:rPr>
          <w:rFonts w:asciiTheme="majorHAnsi" w:hAnsiTheme="majorHAnsi" w:cstheme="majorHAnsi"/>
          <w:sz w:val="22"/>
          <w:szCs w:val="22"/>
        </w:rPr>
        <w:t xml:space="preserve">The result may </w:t>
      </w:r>
      <w:r w:rsidR="00A170DC" w:rsidRPr="00300CE9">
        <w:rPr>
          <w:rFonts w:asciiTheme="majorHAnsi" w:hAnsiTheme="majorHAnsi" w:cstheme="majorHAnsi"/>
          <w:sz w:val="22"/>
          <w:szCs w:val="22"/>
        </w:rPr>
        <w:t>trigger</w:t>
      </w:r>
      <w:r w:rsidR="00F34A00" w:rsidRPr="00300CE9">
        <w:rPr>
          <w:rFonts w:asciiTheme="majorHAnsi" w:hAnsiTheme="majorHAnsi" w:cstheme="majorHAnsi"/>
          <w:sz w:val="22"/>
          <w:szCs w:val="22"/>
        </w:rPr>
        <w:t xml:space="preserve"> a process of training, coaching</w:t>
      </w:r>
      <w:r w:rsidR="00CB6A46" w:rsidRPr="00300CE9">
        <w:rPr>
          <w:rFonts w:asciiTheme="majorHAnsi" w:hAnsiTheme="majorHAnsi" w:cstheme="majorHAnsi"/>
          <w:sz w:val="22"/>
          <w:szCs w:val="22"/>
        </w:rPr>
        <w:t>,</w:t>
      </w:r>
      <w:r w:rsidR="00F34A00" w:rsidRPr="00300CE9">
        <w:rPr>
          <w:rFonts w:asciiTheme="majorHAnsi" w:hAnsiTheme="majorHAnsi" w:cstheme="majorHAnsi"/>
          <w:sz w:val="22"/>
          <w:szCs w:val="22"/>
        </w:rPr>
        <w:t xml:space="preserve"> action plans</w:t>
      </w:r>
      <w:r w:rsidR="00CB6A46" w:rsidRPr="00300CE9">
        <w:rPr>
          <w:rFonts w:asciiTheme="majorHAnsi" w:hAnsiTheme="majorHAnsi" w:cstheme="majorHAnsi"/>
          <w:sz w:val="22"/>
          <w:szCs w:val="22"/>
        </w:rPr>
        <w:t xml:space="preserve"> and even modif</w:t>
      </w:r>
      <w:r w:rsidR="00A170DC" w:rsidRPr="00300CE9">
        <w:rPr>
          <w:rFonts w:asciiTheme="majorHAnsi" w:hAnsiTheme="majorHAnsi" w:cstheme="majorHAnsi"/>
          <w:sz w:val="22"/>
          <w:szCs w:val="22"/>
        </w:rPr>
        <w:t xml:space="preserve">ication of </w:t>
      </w:r>
      <w:r w:rsidR="00CB6A46" w:rsidRPr="00300CE9">
        <w:rPr>
          <w:rFonts w:asciiTheme="majorHAnsi" w:hAnsiTheme="majorHAnsi" w:cstheme="majorHAnsi"/>
          <w:sz w:val="22"/>
          <w:szCs w:val="22"/>
        </w:rPr>
        <w:t xml:space="preserve">the </w:t>
      </w:r>
      <w:r w:rsidR="00A84E18" w:rsidRPr="00300CE9">
        <w:rPr>
          <w:rFonts w:asciiTheme="majorHAnsi" w:hAnsiTheme="majorHAnsi" w:cstheme="majorHAnsi"/>
          <w:sz w:val="22"/>
          <w:szCs w:val="22"/>
        </w:rPr>
        <w:t xml:space="preserve">IMS </w:t>
      </w:r>
      <w:r w:rsidR="00553376" w:rsidRPr="00300CE9">
        <w:rPr>
          <w:rFonts w:asciiTheme="majorHAnsi" w:hAnsiTheme="majorHAnsi" w:cstheme="majorHAnsi"/>
          <w:sz w:val="22"/>
          <w:szCs w:val="22"/>
        </w:rPr>
        <w:t xml:space="preserve">organizational </w:t>
      </w:r>
      <w:r w:rsidR="00A84E18" w:rsidRPr="00300CE9">
        <w:rPr>
          <w:rFonts w:asciiTheme="majorHAnsi" w:hAnsiTheme="majorHAnsi" w:cstheme="majorHAnsi"/>
          <w:sz w:val="22"/>
          <w:szCs w:val="22"/>
        </w:rPr>
        <w:t>structure</w:t>
      </w:r>
      <w:r w:rsidR="00F34A00" w:rsidRPr="00300CE9">
        <w:rPr>
          <w:rFonts w:asciiTheme="majorHAnsi" w:hAnsiTheme="majorHAnsi" w:cstheme="majorHAnsi"/>
          <w:sz w:val="22"/>
          <w:szCs w:val="22"/>
        </w:rPr>
        <w:t xml:space="preserve">. </w:t>
      </w:r>
      <w:r w:rsidR="00553376" w:rsidRPr="00300CE9">
        <w:rPr>
          <w:rFonts w:asciiTheme="majorHAnsi" w:hAnsiTheme="majorHAnsi" w:cstheme="majorHAnsi"/>
          <w:sz w:val="22"/>
          <w:szCs w:val="22"/>
        </w:rPr>
        <w:t>The principle of i</w:t>
      </w:r>
      <w:r w:rsidR="00F34A00" w:rsidRPr="00300CE9">
        <w:rPr>
          <w:rFonts w:asciiTheme="majorHAnsi" w:hAnsiTheme="majorHAnsi" w:cstheme="majorHAnsi"/>
          <w:sz w:val="22"/>
          <w:szCs w:val="22"/>
        </w:rPr>
        <w:t xml:space="preserve">mpartiality </w:t>
      </w:r>
      <w:r w:rsidR="00553376" w:rsidRPr="00300CE9">
        <w:rPr>
          <w:rFonts w:asciiTheme="majorHAnsi" w:hAnsiTheme="majorHAnsi" w:cstheme="majorHAnsi"/>
          <w:sz w:val="22"/>
          <w:szCs w:val="22"/>
        </w:rPr>
        <w:t xml:space="preserve">must </w:t>
      </w:r>
      <w:r w:rsidR="00F34A00" w:rsidRPr="00300CE9">
        <w:rPr>
          <w:rFonts w:asciiTheme="majorHAnsi" w:hAnsiTheme="majorHAnsi" w:cstheme="majorHAnsi"/>
          <w:sz w:val="22"/>
          <w:szCs w:val="22"/>
        </w:rPr>
        <w:t xml:space="preserve">be </w:t>
      </w:r>
      <w:r w:rsidR="00553376" w:rsidRPr="00300CE9">
        <w:rPr>
          <w:rFonts w:asciiTheme="majorHAnsi" w:hAnsiTheme="majorHAnsi" w:cstheme="majorHAnsi"/>
          <w:sz w:val="22"/>
          <w:szCs w:val="22"/>
        </w:rPr>
        <w:t>upheld f</w:t>
      </w:r>
      <w:r w:rsidR="00F34A00" w:rsidRPr="00300CE9">
        <w:rPr>
          <w:rFonts w:asciiTheme="majorHAnsi" w:hAnsiTheme="majorHAnsi" w:cstheme="majorHAnsi"/>
          <w:sz w:val="22"/>
          <w:szCs w:val="22"/>
        </w:rPr>
        <w:t>or self-evaluations conducted by IMS</w:t>
      </w:r>
      <w:r w:rsidR="00553376" w:rsidRPr="00300CE9">
        <w:rPr>
          <w:rFonts w:asciiTheme="majorHAnsi" w:hAnsiTheme="majorHAnsi" w:cstheme="majorHAnsi"/>
          <w:sz w:val="22"/>
          <w:szCs w:val="22"/>
        </w:rPr>
        <w:t xml:space="preserve"> </w:t>
      </w:r>
      <w:r w:rsidR="00F34A00" w:rsidRPr="00300CE9">
        <w:rPr>
          <w:rFonts w:asciiTheme="majorHAnsi" w:hAnsiTheme="majorHAnsi" w:cstheme="majorHAnsi"/>
          <w:sz w:val="22"/>
          <w:szCs w:val="22"/>
        </w:rPr>
        <w:t>staff.</w:t>
      </w:r>
      <w:r w:rsidR="00612592" w:rsidRPr="00300CE9">
        <w:rPr>
          <w:rFonts w:asciiTheme="majorHAnsi" w:hAnsiTheme="majorHAnsi" w:cstheme="majorHAnsi"/>
          <w:sz w:val="22"/>
          <w:szCs w:val="22"/>
        </w:rPr>
        <w:t xml:space="preserve"> Self-evaluation r</w:t>
      </w:r>
      <w:r w:rsidR="00F34A00" w:rsidRPr="00300CE9">
        <w:rPr>
          <w:rFonts w:asciiTheme="majorHAnsi" w:hAnsiTheme="majorHAnsi" w:cstheme="majorHAnsi"/>
          <w:sz w:val="22"/>
          <w:szCs w:val="22"/>
        </w:rPr>
        <w:t xml:space="preserve">esults </w:t>
      </w:r>
      <w:r w:rsidR="00553376" w:rsidRPr="00300CE9">
        <w:rPr>
          <w:rFonts w:asciiTheme="majorHAnsi" w:hAnsiTheme="majorHAnsi" w:cstheme="majorHAnsi"/>
          <w:sz w:val="22"/>
          <w:szCs w:val="22"/>
        </w:rPr>
        <w:t>must also</w:t>
      </w:r>
      <w:r w:rsidR="00612592" w:rsidRPr="00300CE9">
        <w:rPr>
          <w:rFonts w:asciiTheme="majorHAnsi" w:hAnsiTheme="majorHAnsi" w:cstheme="majorHAnsi"/>
          <w:sz w:val="22"/>
          <w:szCs w:val="22"/>
        </w:rPr>
        <w:t xml:space="preserve"> be </w:t>
      </w:r>
      <w:r w:rsidR="00F34A00" w:rsidRPr="00300CE9">
        <w:rPr>
          <w:rFonts w:asciiTheme="majorHAnsi" w:hAnsiTheme="majorHAnsi" w:cstheme="majorHAnsi"/>
          <w:sz w:val="22"/>
          <w:szCs w:val="22"/>
        </w:rPr>
        <w:t>documented and made available to the external auditor prior to audit.</w:t>
      </w:r>
      <w:r w:rsidR="00C829B8" w:rsidRPr="00300CE9">
        <w:rPr>
          <w:rFonts w:asciiTheme="majorHAnsi" w:hAnsiTheme="majorHAnsi" w:cstheme="majorHAnsi"/>
          <w:sz w:val="22"/>
          <w:szCs w:val="22"/>
        </w:rPr>
        <w:t xml:space="preserve"> </w:t>
      </w:r>
      <w:r w:rsidRPr="00300CE9">
        <w:rPr>
          <w:rFonts w:asciiTheme="majorHAnsi" w:hAnsiTheme="majorHAnsi" w:cstheme="majorHAnsi"/>
          <w:sz w:val="22"/>
          <w:szCs w:val="22"/>
        </w:rPr>
        <w:t xml:space="preserve"> </w:t>
      </w:r>
    </w:p>
    <w:p w14:paraId="5E7C4DDF" w14:textId="752F6A81" w:rsidR="008314D8" w:rsidRPr="00300CE9" w:rsidRDefault="008314D8" w:rsidP="00300CE9">
      <w:pPr>
        <w:pStyle w:val="Heading2"/>
        <w:ind w:left="810" w:hanging="792"/>
      </w:pPr>
      <w:bookmarkStart w:id="947" w:name="_Toc49348917"/>
      <w:r w:rsidRPr="00300CE9">
        <w:t xml:space="preserve">Group </w:t>
      </w:r>
      <w:r w:rsidR="000A7D44" w:rsidRPr="00300CE9">
        <w:t>m</w:t>
      </w:r>
      <w:r w:rsidR="007B545C" w:rsidRPr="00300CE9">
        <w:t xml:space="preserve">anagement </w:t>
      </w:r>
      <w:r w:rsidR="000A7D44" w:rsidRPr="00300CE9">
        <w:t>p</w:t>
      </w:r>
      <w:r w:rsidR="007B545C" w:rsidRPr="00300CE9">
        <w:t>lan</w:t>
      </w:r>
      <w:bookmarkEnd w:id="947"/>
      <w:r w:rsidR="007B545C" w:rsidRPr="00300CE9">
        <w:t xml:space="preserve"> </w:t>
      </w:r>
    </w:p>
    <w:p w14:paraId="7A9986B3" w14:textId="37238911" w:rsidR="006965EF" w:rsidRPr="00300CE9" w:rsidRDefault="006965EF" w:rsidP="00C03303">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Based on </w:t>
      </w:r>
      <w:r w:rsidR="00553376" w:rsidRPr="00300CE9">
        <w:rPr>
          <w:rFonts w:asciiTheme="majorHAnsi" w:hAnsiTheme="majorHAnsi" w:cstheme="majorHAnsi"/>
          <w:sz w:val="22"/>
          <w:szCs w:val="22"/>
        </w:rPr>
        <w:t xml:space="preserve">the </w:t>
      </w:r>
      <w:r w:rsidRPr="00300CE9">
        <w:rPr>
          <w:rFonts w:asciiTheme="majorHAnsi" w:hAnsiTheme="majorHAnsi" w:cstheme="majorHAnsi"/>
          <w:sz w:val="22"/>
          <w:szCs w:val="22"/>
        </w:rPr>
        <w:t>risk assessment and internal inspection result</w:t>
      </w:r>
      <w:r w:rsidR="00553376" w:rsidRPr="00300CE9">
        <w:rPr>
          <w:rFonts w:asciiTheme="majorHAnsi" w:hAnsiTheme="majorHAnsi" w:cstheme="majorHAnsi"/>
          <w:sz w:val="22"/>
          <w:szCs w:val="22"/>
        </w:rPr>
        <w:t>s</w:t>
      </w:r>
      <w:r w:rsidRPr="00300CE9">
        <w:rPr>
          <w:rFonts w:asciiTheme="majorHAnsi" w:hAnsiTheme="majorHAnsi" w:cstheme="majorHAnsi"/>
          <w:sz w:val="22"/>
          <w:szCs w:val="22"/>
        </w:rPr>
        <w:t xml:space="preserve">, </w:t>
      </w:r>
      <w:r w:rsidR="00553376" w:rsidRPr="00300CE9">
        <w:rPr>
          <w:rFonts w:asciiTheme="majorHAnsi" w:hAnsiTheme="majorHAnsi" w:cstheme="majorHAnsi"/>
          <w:sz w:val="22"/>
          <w:szCs w:val="22"/>
        </w:rPr>
        <w:t xml:space="preserve">the </w:t>
      </w:r>
      <w:r w:rsidRPr="00300CE9">
        <w:rPr>
          <w:rFonts w:asciiTheme="majorHAnsi" w:hAnsiTheme="majorHAnsi" w:cstheme="majorHAnsi"/>
          <w:sz w:val="22"/>
          <w:szCs w:val="22"/>
        </w:rPr>
        <w:t xml:space="preserve">IMS </w:t>
      </w:r>
      <w:r w:rsidR="00553376" w:rsidRPr="00300CE9">
        <w:rPr>
          <w:rFonts w:asciiTheme="majorHAnsi" w:hAnsiTheme="majorHAnsi" w:cstheme="majorHAnsi"/>
          <w:sz w:val="22"/>
          <w:szCs w:val="22"/>
        </w:rPr>
        <w:t xml:space="preserve">must </w:t>
      </w:r>
      <w:r w:rsidRPr="00300CE9">
        <w:rPr>
          <w:rFonts w:asciiTheme="majorHAnsi" w:hAnsiTheme="majorHAnsi" w:cstheme="majorHAnsi"/>
          <w:sz w:val="22"/>
          <w:szCs w:val="22"/>
        </w:rPr>
        <w:t xml:space="preserve">develop </w:t>
      </w:r>
      <w:r w:rsidR="00553376" w:rsidRPr="00300CE9">
        <w:rPr>
          <w:rFonts w:asciiTheme="majorHAnsi" w:hAnsiTheme="majorHAnsi" w:cstheme="majorHAnsi"/>
          <w:sz w:val="22"/>
          <w:szCs w:val="22"/>
        </w:rPr>
        <w:t xml:space="preserve">a group management plan that all participating producers can implement. </w:t>
      </w:r>
      <w:r w:rsidR="00495370" w:rsidRPr="00300CE9">
        <w:rPr>
          <w:rFonts w:asciiTheme="majorHAnsi" w:hAnsiTheme="majorHAnsi" w:cstheme="majorHAnsi"/>
          <w:sz w:val="22"/>
          <w:szCs w:val="22"/>
        </w:rPr>
        <w:t xml:space="preserve"> </w:t>
      </w:r>
    </w:p>
    <w:p w14:paraId="70B7288B" w14:textId="62FD1524" w:rsidR="00EF34EC" w:rsidRPr="00300CE9" w:rsidRDefault="006A4A84" w:rsidP="00300CE9">
      <w:pPr>
        <w:pStyle w:val="Heading2"/>
        <w:ind w:left="810" w:hanging="792"/>
      </w:pPr>
      <w:bookmarkStart w:id="948" w:name="_Toc49348918"/>
      <w:r w:rsidRPr="00300CE9">
        <w:t xml:space="preserve">Soil </w:t>
      </w:r>
      <w:r w:rsidR="00EF34EC" w:rsidRPr="00300CE9">
        <w:t>fertilization program</w:t>
      </w:r>
      <w:bookmarkEnd w:id="948"/>
    </w:p>
    <w:p w14:paraId="3D9B3FC7" w14:textId="430AE0C2" w:rsidR="00EF34EC" w:rsidRPr="00300CE9" w:rsidRDefault="00EF34EC" w:rsidP="009B6C3E">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The </w:t>
      </w:r>
      <w:r w:rsidR="00373F7C" w:rsidRPr="00300CE9">
        <w:rPr>
          <w:rFonts w:asciiTheme="majorHAnsi" w:hAnsiTheme="majorHAnsi" w:cstheme="majorHAnsi"/>
          <w:sz w:val="22"/>
          <w:szCs w:val="22"/>
        </w:rPr>
        <w:t>I</w:t>
      </w:r>
      <w:r w:rsidR="00E56BBB" w:rsidRPr="00300CE9">
        <w:rPr>
          <w:rFonts w:asciiTheme="majorHAnsi" w:hAnsiTheme="majorHAnsi" w:cstheme="majorHAnsi"/>
          <w:sz w:val="22"/>
          <w:szCs w:val="22"/>
        </w:rPr>
        <w:t>MS</w:t>
      </w:r>
      <w:r w:rsidRPr="00300CE9">
        <w:rPr>
          <w:rFonts w:asciiTheme="majorHAnsi" w:hAnsiTheme="majorHAnsi" w:cstheme="majorHAnsi"/>
          <w:sz w:val="22"/>
          <w:szCs w:val="22"/>
        </w:rPr>
        <w:t xml:space="preserve"> </w:t>
      </w:r>
      <w:r w:rsidR="00F838F9" w:rsidRPr="00300CE9">
        <w:rPr>
          <w:rFonts w:asciiTheme="majorHAnsi" w:hAnsiTheme="majorHAnsi" w:cstheme="majorHAnsi"/>
          <w:sz w:val="22"/>
          <w:szCs w:val="22"/>
        </w:rPr>
        <w:t xml:space="preserve">requires </w:t>
      </w:r>
      <w:r w:rsidRPr="00300CE9">
        <w:rPr>
          <w:rFonts w:asciiTheme="majorHAnsi" w:hAnsiTheme="majorHAnsi" w:cstheme="majorHAnsi"/>
          <w:sz w:val="22"/>
          <w:szCs w:val="22"/>
        </w:rPr>
        <w:t>document</w:t>
      </w:r>
      <w:r w:rsidR="00F838F9" w:rsidRPr="00300CE9">
        <w:rPr>
          <w:rFonts w:asciiTheme="majorHAnsi" w:hAnsiTheme="majorHAnsi" w:cstheme="majorHAnsi"/>
          <w:sz w:val="22"/>
          <w:szCs w:val="22"/>
        </w:rPr>
        <w:t>ation</w:t>
      </w:r>
      <w:r w:rsidRPr="00300CE9">
        <w:rPr>
          <w:rFonts w:asciiTheme="majorHAnsi" w:hAnsiTheme="majorHAnsi" w:cstheme="majorHAnsi"/>
          <w:sz w:val="22"/>
          <w:szCs w:val="22"/>
        </w:rPr>
        <w:t xml:space="preserve"> that provide</w:t>
      </w:r>
      <w:r w:rsidR="00F838F9" w:rsidRPr="00300CE9">
        <w:rPr>
          <w:rFonts w:asciiTheme="majorHAnsi" w:hAnsiTheme="majorHAnsi" w:cstheme="majorHAnsi"/>
          <w:sz w:val="22"/>
          <w:szCs w:val="22"/>
        </w:rPr>
        <w:t>s</w:t>
      </w:r>
      <w:r w:rsidRPr="00300CE9">
        <w:rPr>
          <w:rFonts w:asciiTheme="majorHAnsi" w:hAnsiTheme="majorHAnsi" w:cstheme="majorHAnsi"/>
          <w:sz w:val="22"/>
          <w:szCs w:val="22"/>
        </w:rPr>
        <w:t xml:space="preserve"> reliable information for the</w:t>
      </w:r>
      <w:r w:rsidR="00F838F9" w:rsidRPr="00300CE9">
        <w:rPr>
          <w:rFonts w:asciiTheme="majorHAnsi" w:hAnsiTheme="majorHAnsi" w:cstheme="majorHAnsi"/>
          <w:sz w:val="22"/>
          <w:szCs w:val="22"/>
        </w:rPr>
        <w:t xml:space="preserve"> group’s</w:t>
      </w:r>
      <w:r w:rsidRPr="00300CE9">
        <w:rPr>
          <w:rFonts w:asciiTheme="majorHAnsi" w:hAnsiTheme="majorHAnsi" w:cstheme="majorHAnsi"/>
          <w:sz w:val="22"/>
          <w:szCs w:val="22"/>
        </w:rPr>
        <w:t xml:space="preserve"> fertilization program</w:t>
      </w:r>
      <w:r w:rsidR="00F838F9" w:rsidRPr="00300CE9">
        <w:rPr>
          <w:rFonts w:asciiTheme="majorHAnsi" w:hAnsiTheme="majorHAnsi" w:cstheme="majorHAnsi"/>
          <w:sz w:val="22"/>
          <w:szCs w:val="22"/>
        </w:rPr>
        <w:t>, p</w:t>
      </w:r>
      <w:r w:rsidR="003423F4" w:rsidRPr="00300CE9">
        <w:rPr>
          <w:rFonts w:asciiTheme="majorHAnsi" w:hAnsiTheme="majorHAnsi" w:cstheme="majorHAnsi"/>
          <w:sz w:val="22"/>
          <w:szCs w:val="22"/>
        </w:rPr>
        <w:t>referably based on soil analysis</w:t>
      </w:r>
      <w:r w:rsidRPr="00300CE9">
        <w:rPr>
          <w:rFonts w:asciiTheme="majorHAnsi" w:hAnsiTheme="majorHAnsi" w:cstheme="majorHAnsi"/>
          <w:sz w:val="22"/>
          <w:szCs w:val="22"/>
        </w:rPr>
        <w:t>. Advi</w:t>
      </w:r>
      <w:r w:rsidR="00F838F9" w:rsidRPr="00300CE9">
        <w:rPr>
          <w:rFonts w:asciiTheme="majorHAnsi" w:hAnsiTheme="majorHAnsi" w:cstheme="majorHAnsi"/>
          <w:sz w:val="22"/>
          <w:szCs w:val="22"/>
        </w:rPr>
        <w:t>c</w:t>
      </w:r>
      <w:r w:rsidRPr="00300CE9">
        <w:rPr>
          <w:rFonts w:asciiTheme="majorHAnsi" w:hAnsiTheme="majorHAnsi" w:cstheme="majorHAnsi"/>
          <w:sz w:val="22"/>
          <w:szCs w:val="22"/>
        </w:rPr>
        <w:t xml:space="preserve">e may be provided by </w:t>
      </w:r>
      <w:r w:rsidR="00553376" w:rsidRPr="00300CE9">
        <w:rPr>
          <w:rFonts w:asciiTheme="majorHAnsi" w:hAnsiTheme="majorHAnsi" w:cstheme="majorHAnsi"/>
          <w:sz w:val="22"/>
          <w:szCs w:val="22"/>
        </w:rPr>
        <w:t>a</w:t>
      </w:r>
      <w:r w:rsidRPr="00300CE9">
        <w:rPr>
          <w:rFonts w:asciiTheme="majorHAnsi" w:hAnsiTheme="majorHAnsi" w:cstheme="majorHAnsi"/>
          <w:sz w:val="22"/>
          <w:szCs w:val="22"/>
        </w:rPr>
        <w:t xml:space="preserve"> </w:t>
      </w:r>
      <w:del w:id="949" w:author="Khananusit, Sarida GIZ TH" w:date="2020-08-26T15:23:00Z">
        <w:r w:rsidR="008519DA" w:rsidRPr="00300CE9" w:rsidDel="00A51C7D">
          <w:rPr>
            <w:rFonts w:asciiTheme="majorHAnsi" w:hAnsiTheme="majorHAnsi" w:cstheme="majorHAnsi"/>
            <w:sz w:val="22"/>
            <w:szCs w:val="22"/>
          </w:rPr>
          <w:delText xml:space="preserve">suitably </w:delText>
        </w:r>
      </w:del>
      <w:r w:rsidR="008519DA" w:rsidRPr="00300CE9">
        <w:rPr>
          <w:rFonts w:asciiTheme="majorHAnsi" w:hAnsiTheme="majorHAnsi" w:cstheme="majorHAnsi"/>
          <w:sz w:val="22"/>
          <w:szCs w:val="22"/>
        </w:rPr>
        <w:t>qualified member</w:t>
      </w:r>
      <w:r w:rsidRPr="00300CE9">
        <w:rPr>
          <w:rFonts w:asciiTheme="majorHAnsi" w:hAnsiTheme="majorHAnsi" w:cstheme="majorHAnsi"/>
          <w:sz w:val="22"/>
          <w:szCs w:val="22"/>
        </w:rPr>
        <w:t xml:space="preserve"> of </w:t>
      </w:r>
      <w:r w:rsidR="00F838F9" w:rsidRPr="00300CE9">
        <w:rPr>
          <w:rFonts w:asciiTheme="majorHAnsi" w:hAnsiTheme="majorHAnsi" w:cstheme="majorHAnsi"/>
          <w:sz w:val="22"/>
          <w:szCs w:val="22"/>
        </w:rPr>
        <w:t xml:space="preserve">the </w:t>
      </w:r>
      <w:r w:rsidR="00373F7C" w:rsidRPr="00300CE9">
        <w:rPr>
          <w:rFonts w:asciiTheme="majorHAnsi" w:hAnsiTheme="majorHAnsi" w:cstheme="majorHAnsi"/>
          <w:sz w:val="22"/>
          <w:szCs w:val="22"/>
        </w:rPr>
        <w:t>I</w:t>
      </w:r>
      <w:r w:rsidR="00E56BBB" w:rsidRPr="00300CE9">
        <w:rPr>
          <w:rFonts w:asciiTheme="majorHAnsi" w:hAnsiTheme="majorHAnsi" w:cstheme="majorHAnsi"/>
          <w:sz w:val="22"/>
          <w:szCs w:val="22"/>
        </w:rPr>
        <w:t>MS</w:t>
      </w:r>
      <w:r w:rsidRPr="00300CE9">
        <w:rPr>
          <w:rFonts w:asciiTheme="majorHAnsi" w:hAnsiTheme="majorHAnsi" w:cstheme="majorHAnsi"/>
          <w:sz w:val="22"/>
          <w:szCs w:val="22"/>
        </w:rPr>
        <w:t xml:space="preserve"> staff</w:t>
      </w:r>
      <w:r w:rsidR="006478BB" w:rsidRPr="00300CE9">
        <w:rPr>
          <w:rFonts w:asciiTheme="majorHAnsi" w:hAnsiTheme="majorHAnsi" w:cstheme="majorHAnsi"/>
          <w:sz w:val="22"/>
          <w:szCs w:val="22"/>
        </w:rPr>
        <w:t xml:space="preserve"> (see </w:t>
      </w:r>
      <w:r w:rsidR="008519DA" w:rsidRPr="00300CE9">
        <w:rPr>
          <w:rFonts w:asciiTheme="majorHAnsi" w:hAnsiTheme="majorHAnsi" w:cstheme="majorHAnsi"/>
          <w:sz w:val="22"/>
          <w:szCs w:val="22"/>
        </w:rPr>
        <w:t>A</w:t>
      </w:r>
      <w:r w:rsidR="006478BB" w:rsidRPr="00300CE9">
        <w:rPr>
          <w:rFonts w:asciiTheme="majorHAnsi" w:hAnsiTheme="majorHAnsi" w:cstheme="majorHAnsi"/>
          <w:sz w:val="22"/>
          <w:szCs w:val="22"/>
        </w:rPr>
        <w:t>nnex 2</w:t>
      </w:r>
      <w:r w:rsidR="00C01AE3" w:rsidRPr="00300CE9">
        <w:rPr>
          <w:rFonts w:asciiTheme="majorHAnsi" w:hAnsiTheme="majorHAnsi" w:cstheme="majorHAnsi"/>
          <w:sz w:val="22"/>
          <w:szCs w:val="22"/>
        </w:rPr>
        <w:t>)</w:t>
      </w:r>
      <w:r w:rsidR="003423F4" w:rsidRPr="00300CE9">
        <w:rPr>
          <w:rFonts w:asciiTheme="majorHAnsi" w:hAnsiTheme="majorHAnsi" w:cstheme="majorHAnsi"/>
          <w:sz w:val="22"/>
          <w:szCs w:val="22"/>
        </w:rPr>
        <w:t xml:space="preserve"> or reference can be made to an expert providing support</w:t>
      </w:r>
      <w:r w:rsidRPr="00300CE9">
        <w:rPr>
          <w:rFonts w:asciiTheme="majorHAnsi" w:hAnsiTheme="majorHAnsi" w:cstheme="majorHAnsi"/>
          <w:sz w:val="22"/>
          <w:szCs w:val="22"/>
        </w:rPr>
        <w:t>.</w:t>
      </w:r>
    </w:p>
    <w:p w14:paraId="10583B41" w14:textId="1F426575" w:rsidR="00EF34EC" w:rsidRPr="00300CE9" w:rsidRDefault="00EF34EC" w:rsidP="00300CE9">
      <w:pPr>
        <w:pStyle w:val="Heading2"/>
        <w:ind w:left="810" w:hanging="792"/>
      </w:pPr>
      <w:bookmarkStart w:id="950" w:name="_Toc49348919"/>
      <w:r w:rsidRPr="00300CE9">
        <w:t>Integrated pest management</w:t>
      </w:r>
      <w:bookmarkEnd w:id="950"/>
      <w:r w:rsidR="000112CA" w:rsidRPr="00300CE9">
        <w:t xml:space="preserve"> </w:t>
      </w:r>
    </w:p>
    <w:p w14:paraId="69D0276B" w14:textId="135D4D11" w:rsidR="00BD2CC8" w:rsidRPr="00300CE9" w:rsidRDefault="003C7D8C" w:rsidP="009B6C3E">
      <w:pPr>
        <w:spacing w:after="240"/>
        <w:jc w:val="both"/>
        <w:rPr>
          <w:rFonts w:asciiTheme="majorHAnsi" w:hAnsiTheme="majorHAnsi" w:cstheme="majorHAnsi"/>
          <w:sz w:val="22"/>
          <w:szCs w:val="22"/>
        </w:rPr>
      </w:pPr>
      <w:r w:rsidRPr="00300CE9">
        <w:rPr>
          <w:rFonts w:asciiTheme="majorHAnsi" w:hAnsiTheme="majorHAnsi" w:cstheme="majorHAnsi"/>
          <w:sz w:val="22"/>
          <w:szCs w:val="22"/>
        </w:rPr>
        <w:t>As an example of the implementation of the SRP Standard</w:t>
      </w:r>
      <w:r w:rsidR="008519DA" w:rsidRPr="00300CE9">
        <w:rPr>
          <w:rFonts w:asciiTheme="majorHAnsi" w:hAnsiTheme="majorHAnsi" w:cstheme="majorHAnsi"/>
          <w:sz w:val="22"/>
          <w:szCs w:val="22"/>
        </w:rPr>
        <w:t>, p</w:t>
      </w:r>
      <w:r w:rsidRPr="00300CE9">
        <w:rPr>
          <w:rFonts w:asciiTheme="majorHAnsi" w:hAnsiTheme="majorHAnsi" w:cstheme="majorHAnsi"/>
          <w:sz w:val="22"/>
          <w:szCs w:val="22"/>
        </w:rPr>
        <w:t xml:space="preserve">roducers </w:t>
      </w:r>
      <w:r w:rsidR="00553376" w:rsidRPr="00300CE9">
        <w:rPr>
          <w:rFonts w:asciiTheme="majorHAnsi" w:hAnsiTheme="majorHAnsi" w:cstheme="majorHAnsi"/>
          <w:sz w:val="22"/>
          <w:szCs w:val="22"/>
        </w:rPr>
        <w:t xml:space="preserve">must </w:t>
      </w:r>
      <w:r w:rsidR="008519DA" w:rsidRPr="00300CE9">
        <w:rPr>
          <w:rFonts w:asciiTheme="majorHAnsi" w:hAnsiTheme="majorHAnsi" w:cstheme="majorHAnsi"/>
          <w:sz w:val="22"/>
          <w:szCs w:val="22"/>
        </w:rPr>
        <w:t>en</w:t>
      </w:r>
      <w:r w:rsidRPr="00300CE9">
        <w:rPr>
          <w:rFonts w:asciiTheme="majorHAnsi" w:hAnsiTheme="majorHAnsi" w:cstheme="majorHAnsi"/>
          <w:sz w:val="22"/>
          <w:szCs w:val="22"/>
        </w:rPr>
        <w:t xml:space="preserve">sure that </w:t>
      </w:r>
      <w:r w:rsidR="008519DA" w:rsidRPr="00300CE9">
        <w:rPr>
          <w:rFonts w:asciiTheme="majorHAnsi" w:hAnsiTheme="majorHAnsi" w:cstheme="majorHAnsi"/>
          <w:sz w:val="22"/>
          <w:szCs w:val="22"/>
        </w:rPr>
        <w:t>any</w:t>
      </w:r>
      <w:r w:rsidRPr="00300CE9">
        <w:rPr>
          <w:rFonts w:asciiTheme="majorHAnsi" w:hAnsiTheme="majorHAnsi" w:cstheme="majorHAnsi"/>
          <w:sz w:val="22"/>
          <w:szCs w:val="22"/>
        </w:rPr>
        <w:t xml:space="preserve"> c</w:t>
      </w:r>
      <w:r w:rsidR="00BF297D" w:rsidRPr="00300CE9">
        <w:rPr>
          <w:rFonts w:asciiTheme="majorHAnsi" w:hAnsiTheme="majorHAnsi" w:cstheme="majorHAnsi"/>
          <w:sz w:val="22"/>
          <w:szCs w:val="22"/>
        </w:rPr>
        <w:t>hemical</w:t>
      </w:r>
      <w:r w:rsidR="008519DA" w:rsidRPr="00300CE9">
        <w:rPr>
          <w:rFonts w:asciiTheme="majorHAnsi" w:hAnsiTheme="majorHAnsi" w:cstheme="majorHAnsi"/>
          <w:sz w:val="22"/>
          <w:szCs w:val="22"/>
        </w:rPr>
        <w:t xml:space="preserve"> input</w:t>
      </w:r>
      <w:r w:rsidR="00BF297D" w:rsidRPr="00300CE9">
        <w:rPr>
          <w:rFonts w:asciiTheme="majorHAnsi" w:hAnsiTheme="majorHAnsi" w:cstheme="majorHAnsi"/>
          <w:sz w:val="22"/>
          <w:szCs w:val="22"/>
        </w:rPr>
        <w:t xml:space="preserve">s are not </w:t>
      </w:r>
      <w:r w:rsidR="008519DA" w:rsidRPr="00300CE9">
        <w:rPr>
          <w:rFonts w:asciiTheme="majorHAnsi" w:hAnsiTheme="majorHAnsi" w:cstheme="majorHAnsi"/>
          <w:sz w:val="22"/>
          <w:szCs w:val="22"/>
        </w:rPr>
        <w:t xml:space="preserve">prohibited </w:t>
      </w:r>
      <w:r w:rsidR="00553376" w:rsidRPr="00300CE9">
        <w:rPr>
          <w:rFonts w:asciiTheme="majorHAnsi" w:hAnsiTheme="majorHAnsi" w:cstheme="majorHAnsi"/>
          <w:sz w:val="22"/>
          <w:szCs w:val="22"/>
        </w:rPr>
        <w:t xml:space="preserve">under </w:t>
      </w:r>
      <w:r w:rsidR="00FE5955" w:rsidRPr="00300CE9">
        <w:rPr>
          <w:rFonts w:asciiTheme="majorHAnsi" w:hAnsiTheme="majorHAnsi" w:cstheme="majorHAnsi"/>
          <w:sz w:val="22"/>
          <w:szCs w:val="22"/>
        </w:rPr>
        <w:t xml:space="preserve">Requirement no. </w:t>
      </w:r>
      <w:r w:rsidR="007E69A4" w:rsidRPr="00300CE9">
        <w:rPr>
          <w:rFonts w:asciiTheme="majorHAnsi" w:hAnsiTheme="majorHAnsi" w:cstheme="majorHAnsi"/>
          <w:sz w:val="22"/>
          <w:szCs w:val="22"/>
        </w:rPr>
        <w:t>18.1-18.6</w:t>
      </w:r>
      <w:r w:rsidR="00553376" w:rsidRPr="00300CE9">
        <w:rPr>
          <w:rFonts w:asciiTheme="majorHAnsi" w:hAnsiTheme="majorHAnsi" w:cstheme="majorHAnsi"/>
          <w:sz w:val="22"/>
          <w:szCs w:val="22"/>
        </w:rPr>
        <w:t xml:space="preserve"> of the SRP Standard</w:t>
      </w:r>
      <w:r w:rsidR="00BF297D" w:rsidRPr="00300CE9">
        <w:rPr>
          <w:rFonts w:asciiTheme="majorHAnsi" w:hAnsiTheme="majorHAnsi" w:cstheme="majorHAnsi"/>
          <w:sz w:val="22"/>
          <w:szCs w:val="22"/>
        </w:rPr>
        <w:t xml:space="preserve">. </w:t>
      </w:r>
      <w:r w:rsidRPr="00300CE9">
        <w:rPr>
          <w:rFonts w:asciiTheme="majorHAnsi" w:hAnsiTheme="majorHAnsi" w:cstheme="majorHAnsi"/>
          <w:sz w:val="22"/>
          <w:szCs w:val="22"/>
        </w:rPr>
        <w:t xml:space="preserve">The </w:t>
      </w:r>
      <w:r w:rsidR="00373F7C" w:rsidRPr="00300CE9">
        <w:rPr>
          <w:rFonts w:asciiTheme="majorHAnsi" w:hAnsiTheme="majorHAnsi" w:cstheme="majorHAnsi"/>
          <w:sz w:val="22"/>
          <w:szCs w:val="22"/>
        </w:rPr>
        <w:t>I</w:t>
      </w:r>
      <w:r w:rsidR="00E56BBB" w:rsidRPr="00300CE9">
        <w:rPr>
          <w:rFonts w:asciiTheme="majorHAnsi" w:hAnsiTheme="majorHAnsi" w:cstheme="majorHAnsi"/>
          <w:sz w:val="22"/>
          <w:szCs w:val="22"/>
        </w:rPr>
        <w:t>MS</w:t>
      </w:r>
      <w:r w:rsidR="00BF297D" w:rsidRPr="00300CE9">
        <w:rPr>
          <w:rFonts w:asciiTheme="majorHAnsi" w:hAnsiTheme="majorHAnsi" w:cstheme="majorHAnsi"/>
          <w:sz w:val="22"/>
          <w:szCs w:val="22"/>
        </w:rPr>
        <w:t xml:space="preserve"> may consider provid</w:t>
      </w:r>
      <w:r w:rsidR="008519DA" w:rsidRPr="00300CE9">
        <w:rPr>
          <w:rFonts w:asciiTheme="majorHAnsi" w:hAnsiTheme="majorHAnsi" w:cstheme="majorHAnsi"/>
          <w:sz w:val="22"/>
          <w:szCs w:val="22"/>
        </w:rPr>
        <w:t>ing</w:t>
      </w:r>
      <w:r w:rsidR="00BF297D" w:rsidRPr="00300CE9">
        <w:rPr>
          <w:rFonts w:asciiTheme="majorHAnsi" w:hAnsiTheme="majorHAnsi" w:cstheme="majorHAnsi"/>
          <w:sz w:val="22"/>
          <w:szCs w:val="22"/>
        </w:rPr>
        <w:t xml:space="preserve"> </w:t>
      </w:r>
      <w:r w:rsidRPr="00300CE9">
        <w:rPr>
          <w:rFonts w:asciiTheme="majorHAnsi" w:hAnsiTheme="majorHAnsi" w:cstheme="majorHAnsi"/>
          <w:sz w:val="22"/>
          <w:szCs w:val="22"/>
        </w:rPr>
        <w:t xml:space="preserve">a </w:t>
      </w:r>
      <w:r w:rsidR="00BF297D" w:rsidRPr="00300CE9">
        <w:rPr>
          <w:rFonts w:asciiTheme="majorHAnsi" w:hAnsiTheme="majorHAnsi" w:cstheme="majorHAnsi"/>
          <w:sz w:val="22"/>
          <w:szCs w:val="22"/>
        </w:rPr>
        <w:t xml:space="preserve">list of </w:t>
      </w:r>
      <w:r w:rsidR="008519DA" w:rsidRPr="00300CE9">
        <w:rPr>
          <w:rFonts w:asciiTheme="majorHAnsi" w:hAnsiTheme="majorHAnsi" w:cstheme="majorHAnsi"/>
          <w:sz w:val="22"/>
          <w:szCs w:val="22"/>
        </w:rPr>
        <w:t xml:space="preserve">permitted </w:t>
      </w:r>
      <w:r w:rsidR="00BF297D" w:rsidRPr="00300CE9">
        <w:rPr>
          <w:rFonts w:asciiTheme="majorHAnsi" w:hAnsiTheme="majorHAnsi" w:cstheme="majorHAnsi"/>
          <w:sz w:val="22"/>
          <w:szCs w:val="22"/>
        </w:rPr>
        <w:t xml:space="preserve">chemicals. </w:t>
      </w:r>
      <w:r w:rsidR="00373F7C" w:rsidRPr="00300CE9">
        <w:rPr>
          <w:rFonts w:asciiTheme="majorHAnsi" w:hAnsiTheme="majorHAnsi" w:cstheme="majorHAnsi"/>
          <w:sz w:val="22"/>
          <w:szCs w:val="22"/>
        </w:rPr>
        <w:t>Producer</w:t>
      </w:r>
      <w:r w:rsidR="008519DA" w:rsidRPr="00300CE9">
        <w:rPr>
          <w:rFonts w:asciiTheme="majorHAnsi" w:hAnsiTheme="majorHAnsi" w:cstheme="majorHAnsi"/>
          <w:sz w:val="22"/>
          <w:szCs w:val="22"/>
        </w:rPr>
        <w:t>s</w:t>
      </w:r>
      <w:r w:rsidR="00373F7C" w:rsidRPr="00300CE9">
        <w:rPr>
          <w:rFonts w:asciiTheme="majorHAnsi" w:hAnsiTheme="majorHAnsi" w:cstheme="majorHAnsi"/>
          <w:color w:val="FF0000"/>
          <w:sz w:val="22"/>
          <w:szCs w:val="22"/>
        </w:rPr>
        <w:t xml:space="preserve"> </w:t>
      </w:r>
      <w:r w:rsidR="007E69A4" w:rsidRPr="00300CE9">
        <w:rPr>
          <w:rFonts w:asciiTheme="majorHAnsi" w:hAnsiTheme="majorHAnsi" w:cstheme="majorHAnsi"/>
          <w:sz w:val="22"/>
          <w:szCs w:val="22"/>
        </w:rPr>
        <w:t>must</w:t>
      </w:r>
      <w:r w:rsidR="00BF297D" w:rsidRPr="00300CE9">
        <w:rPr>
          <w:rFonts w:asciiTheme="majorHAnsi" w:hAnsiTheme="majorHAnsi" w:cstheme="majorHAnsi"/>
          <w:sz w:val="22"/>
          <w:szCs w:val="22"/>
        </w:rPr>
        <w:t xml:space="preserve"> follow </w:t>
      </w:r>
      <w:r w:rsidR="008519DA" w:rsidRPr="00300CE9">
        <w:rPr>
          <w:rFonts w:asciiTheme="majorHAnsi" w:hAnsiTheme="majorHAnsi" w:cstheme="majorHAnsi"/>
          <w:sz w:val="22"/>
          <w:szCs w:val="22"/>
        </w:rPr>
        <w:t xml:space="preserve">label application </w:t>
      </w:r>
      <w:r w:rsidR="00BF297D" w:rsidRPr="00300CE9">
        <w:rPr>
          <w:rFonts w:asciiTheme="majorHAnsi" w:hAnsiTheme="majorHAnsi" w:cstheme="majorHAnsi"/>
          <w:sz w:val="22"/>
          <w:szCs w:val="22"/>
        </w:rPr>
        <w:t>instructions (</w:t>
      </w:r>
      <w:r w:rsidR="008519DA" w:rsidRPr="00300CE9">
        <w:rPr>
          <w:rFonts w:asciiTheme="majorHAnsi" w:hAnsiTheme="majorHAnsi" w:cstheme="majorHAnsi"/>
          <w:sz w:val="22"/>
          <w:szCs w:val="22"/>
        </w:rPr>
        <w:t>e.g.</w:t>
      </w:r>
      <w:ins w:id="951" w:author="Khananusit, Sarida GIZ TH" w:date="2020-08-26T15:23:00Z">
        <w:r w:rsidR="00A51C7D">
          <w:rPr>
            <w:rFonts w:asciiTheme="majorHAnsi" w:hAnsiTheme="majorHAnsi" w:cstheme="majorHAnsi"/>
            <w:sz w:val="22"/>
            <w:szCs w:val="22"/>
          </w:rPr>
          <w:t>,</w:t>
        </w:r>
      </w:ins>
      <w:r w:rsidR="008519DA" w:rsidRPr="00300CE9">
        <w:rPr>
          <w:rFonts w:asciiTheme="majorHAnsi" w:hAnsiTheme="majorHAnsi" w:cstheme="majorHAnsi"/>
          <w:sz w:val="22"/>
          <w:szCs w:val="22"/>
        </w:rPr>
        <w:t xml:space="preserve"> </w:t>
      </w:r>
      <w:r w:rsidR="00BF297D" w:rsidRPr="00300CE9">
        <w:rPr>
          <w:rFonts w:asciiTheme="majorHAnsi" w:hAnsiTheme="majorHAnsi" w:cstheme="majorHAnsi"/>
          <w:sz w:val="22"/>
          <w:szCs w:val="22"/>
        </w:rPr>
        <w:t>dose</w:t>
      </w:r>
      <w:r w:rsidR="008519DA" w:rsidRPr="00300CE9">
        <w:rPr>
          <w:rFonts w:asciiTheme="majorHAnsi" w:hAnsiTheme="majorHAnsi" w:cstheme="majorHAnsi"/>
          <w:sz w:val="22"/>
          <w:szCs w:val="22"/>
        </w:rPr>
        <w:t>,</w:t>
      </w:r>
      <w:r w:rsidR="0043181B" w:rsidRPr="00300CE9">
        <w:rPr>
          <w:rFonts w:asciiTheme="majorHAnsi" w:hAnsiTheme="majorHAnsi" w:cstheme="majorHAnsi"/>
          <w:sz w:val="22"/>
          <w:szCs w:val="22"/>
        </w:rPr>
        <w:t xml:space="preserve"> frequency of application</w:t>
      </w:r>
      <w:r w:rsidR="008519DA" w:rsidRPr="00300CE9">
        <w:rPr>
          <w:rFonts w:asciiTheme="majorHAnsi" w:hAnsiTheme="majorHAnsi" w:cstheme="majorHAnsi"/>
          <w:sz w:val="22"/>
          <w:szCs w:val="22"/>
        </w:rPr>
        <w:t xml:space="preserve"> </w:t>
      </w:r>
      <w:r w:rsidR="00BF297D" w:rsidRPr="00300CE9">
        <w:rPr>
          <w:rFonts w:asciiTheme="majorHAnsi" w:hAnsiTheme="majorHAnsi" w:cstheme="majorHAnsi"/>
          <w:sz w:val="22"/>
          <w:szCs w:val="22"/>
        </w:rPr>
        <w:t xml:space="preserve">and </w:t>
      </w:r>
      <w:r w:rsidR="0043181B" w:rsidRPr="00300CE9">
        <w:rPr>
          <w:rFonts w:asciiTheme="majorHAnsi" w:hAnsiTheme="majorHAnsi" w:cstheme="majorHAnsi"/>
          <w:sz w:val="22"/>
          <w:szCs w:val="22"/>
        </w:rPr>
        <w:t xml:space="preserve">use of </w:t>
      </w:r>
      <w:r w:rsidR="00BF297D" w:rsidRPr="00300CE9">
        <w:rPr>
          <w:rFonts w:asciiTheme="majorHAnsi" w:hAnsiTheme="majorHAnsi" w:cstheme="majorHAnsi"/>
          <w:sz w:val="22"/>
          <w:szCs w:val="22"/>
        </w:rPr>
        <w:t>protective clothing). Food safety procedures</w:t>
      </w:r>
      <w:r w:rsidR="008519DA" w:rsidRPr="00300CE9">
        <w:rPr>
          <w:rFonts w:asciiTheme="majorHAnsi" w:hAnsiTheme="majorHAnsi" w:cstheme="majorHAnsi"/>
          <w:sz w:val="22"/>
          <w:szCs w:val="22"/>
        </w:rPr>
        <w:t xml:space="preserve"> must also be</w:t>
      </w:r>
      <w:r w:rsidR="00BF297D" w:rsidRPr="00300CE9">
        <w:rPr>
          <w:rFonts w:asciiTheme="majorHAnsi" w:hAnsiTheme="majorHAnsi" w:cstheme="majorHAnsi"/>
          <w:sz w:val="22"/>
          <w:szCs w:val="22"/>
        </w:rPr>
        <w:t xml:space="preserve"> </w:t>
      </w:r>
      <w:r w:rsidR="00BF297D" w:rsidRPr="00300CE9">
        <w:rPr>
          <w:rFonts w:asciiTheme="majorHAnsi" w:hAnsiTheme="majorHAnsi" w:cstheme="majorHAnsi"/>
          <w:sz w:val="22"/>
          <w:szCs w:val="22"/>
        </w:rPr>
        <w:lastRenderedPageBreak/>
        <w:t xml:space="preserve">in place. Re-entry times and time between application and harvest </w:t>
      </w:r>
      <w:r w:rsidR="0043181B" w:rsidRPr="00300CE9">
        <w:rPr>
          <w:rFonts w:asciiTheme="majorHAnsi" w:hAnsiTheme="majorHAnsi" w:cstheme="majorHAnsi"/>
          <w:sz w:val="22"/>
          <w:szCs w:val="22"/>
        </w:rPr>
        <w:t>must be</w:t>
      </w:r>
      <w:r w:rsidR="00BF297D" w:rsidRPr="00300CE9">
        <w:rPr>
          <w:rFonts w:asciiTheme="majorHAnsi" w:hAnsiTheme="majorHAnsi" w:cstheme="majorHAnsi"/>
          <w:sz w:val="22"/>
          <w:szCs w:val="22"/>
        </w:rPr>
        <w:t xml:space="preserve"> clearly communicated with the members</w:t>
      </w:r>
      <w:r w:rsidR="00553376" w:rsidRPr="00300CE9">
        <w:rPr>
          <w:rFonts w:asciiTheme="majorHAnsi" w:hAnsiTheme="majorHAnsi" w:cstheme="majorHAnsi"/>
          <w:sz w:val="22"/>
          <w:szCs w:val="22"/>
        </w:rPr>
        <w:t xml:space="preserve"> and strictly observed by all producers</w:t>
      </w:r>
      <w:r w:rsidR="00BF297D" w:rsidRPr="00300CE9">
        <w:rPr>
          <w:rFonts w:asciiTheme="majorHAnsi" w:hAnsiTheme="majorHAnsi" w:cstheme="majorHAnsi"/>
          <w:sz w:val="22"/>
          <w:szCs w:val="22"/>
        </w:rPr>
        <w:t xml:space="preserve">. </w:t>
      </w:r>
      <w:r w:rsidR="00711AE4" w:rsidRPr="00300CE9">
        <w:rPr>
          <w:rFonts w:asciiTheme="majorHAnsi" w:hAnsiTheme="majorHAnsi" w:cstheme="majorHAnsi"/>
          <w:sz w:val="22"/>
          <w:szCs w:val="22"/>
        </w:rPr>
        <w:t>A</w:t>
      </w:r>
      <w:r w:rsidR="000112CA" w:rsidRPr="00300CE9">
        <w:rPr>
          <w:rFonts w:asciiTheme="majorHAnsi" w:hAnsiTheme="majorHAnsi" w:cstheme="majorHAnsi"/>
          <w:sz w:val="22"/>
          <w:szCs w:val="22"/>
        </w:rPr>
        <w:t xml:space="preserve"> procedure to handle e</w:t>
      </w:r>
      <w:r w:rsidR="00BF297D" w:rsidRPr="00300CE9">
        <w:rPr>
          <w:rFonts w:asciiTheme="majorHAnsi" w:hAnsiTheme="majorHAnsi" w:cstheme="majorHAnsi"/>
          <w:sz w:val="22"/>
          <w:szCs w:val="22"/>
        </w:rPr>
        <w:t xml:space="preserve">mpty </w:t>
      </w:r>
      <w:r w:rsidR="00711AE4" w:rsidRPr="00300CE9">
        <w:rPr>
          <w:rFonts w:asciiTheme="majorHAnsi" w:hAnsiTheme="majorHAnsi" w:cstheme="majorHAnsi"/>
          <w:sz w:val="22"/>
          <w:szCs w:val="22"/>
        </w:rPr>
        <w:t>chemical containers is also required</w:t>
      </w:r>
      <w:r w:rsidR="001A76BF" w:rsidRPr="00300CE9">
        <w:rPr>
          <w:rFonts w:asciiTheme="majorHAnsi" w:hAnsiTheme="majorHAnsi" w:cstheme="majorHAnsi"/>
          <w:sz w:val="22"/>
          <w:szCs w:val="22"/>
        </w:rPr>
        <w:t xml:space="preserve"> </w:t>
      </w:r>
      <w:r w:rsidR="007E69A4" w:rsidRPr="00300CE9">
        <w:rPr>
          <w:rFonts w:asciiTheme="majorHAnsi" w:hAnsiTheme="majorHAnsi" w:cstheme="majorHAnsi"/>
          <w:sz w:val="22"/>
          <w:szCs w:val="22"/>
        </w:rPr>
        <w:t>(</w:t>
      </w:r>
      <w:r w:rsidR="001A76BF" w:rsidRPr="00300CE9">
        <w:rPr>
          <w:rFonts w:asciiTheme="majorHAnsi" w:hAnsiTheme="majorHAnsi" w:cstheme="majorHAnsi"/>
          <w:sz w:val="22"/>
          <w:szCs w:val="22"/>
        </w:rPr>
        <w:t>Requirement no. 34</w:t>
      </w:r>
      <w:r w:rsidR="00553376" w:rsidRPr="00300CE9">
        <w:rPr>
          <w:rFonts w:asciiTheme="majorHAnsi" w:hAnsiTheme="majorHAnsi" w:cstheme="majorHAnsi"/>
          <w:sz w:val="22"/>
          <w:szCs w:val="22"/>
        </w:rPr>
        <w:t xml:space="preserve"> of the SRP Standard</w:t>
      </w:r>
      <w:r w:rsidR="001A76BF" w:rsidRPr="00300CE9">
        <w:rPr>
          <w:rFonts w:asciiTheme="majorHAnsi" w:hAnsiTheme="majorHAnsi" w:cstheme="majorHAnsi"/>
          <w:sz w:val="22"/>
          <w:szCs w:val="22"/>
        </w:rPr>
        <w:t>)</w:t>
      </w:r>
      <w:r w:rsidR="00BF297D" w:rsidRPr="00300CE9">
        <w:rPr>
          <w:rFonts w:asciiTheme="majorHAnsi" w:hAnsiTheme="majorHAnsi" w:cstheme="majorHAnsi"/>
          <w:sz w:val="22"/>
          <w:szCs w:val="22"/>
        </w:rPr>
        <w:t>.</w:t>
      </w:r>
      <w:r w:rsidRPr="00300CE9">
        <w:rPr>
          <w:rFonts w:asciiTheme="majorHAnsi" w:hAnsiTheme="majorHAnsi" w:cstheme="majorHAnsi"/>
          <w:sz w:val="22"/>
          <w:szCs w:val="22"/>
        </w:rPr>
        <w:t xml:space="preserve"> For details please refer to the SRP Standard Version 2.</w:t>
      </w:r>
      <w:r w:rsidR="00553376" w:rsidRPr="00300CE9">
        <w:rPr>
          <w:rFonts w:asciiTheme="majorHAnsi" w:hAnsiTheme="majorHAnsi" w:cstheme="majorHAnsi"/>
          <w:sz w:val="22"/>
          <w:szCs w:val="22"/>
        </w:rPr>
        <w:t xml:space="preserve">1 (available at </w:t>
      </w:r>
      <w:hyperlink r:id="rId36" w:history="1">
        <w:r w:rsidR="00553376" w:rsidRPr="00300CE9">
          <w:rPr>
            <w:rStyle w:val="Hyperlink"/>
            <w:rFonts w:asciiTheme="majorHAnsi" w:hAnsiTheme="majorHAnsi" w:cstheme="majorHAnsi"/>
            <w:sz w:val="22"/>
            <w:szCs w:val="22"/>
          </w:rPr>
          <w:t>www.sustainablerice.org</w:t>
        </w:r>
      </w:hyperlink>
      <w:r w:rsidR="00553376" w:rsidRPr="00300CE9">
        <w:rPr>
          <w:rFonts w:asciiTheme="majorHAnsi" w:hAnsiTheme="majorHAnsi" w:cstheme="majorHAnsi"/>
          <w:sz w:val="22"/>
          <w:szCs w:val="22"/>
        </w:rPr>
        <w:t>).</w:t>
      </w:r>
    </w:p>
    <w:p w14:paraId="513B119D" w14:textId="270A1BD1" w:rsidR="00BD2CC8" w:rsidRPr="00300CE9" w:rsidRDefault="00553376" w:rsidP="00300CE9">
      <w:pPr>
        <w:pStyle w:val="Heading2"/>
        <w:ind w:left="810" w:hanging="792"/>
      </w:pPr>
      <w:bookmarkStart w:id="952" w:name="_Toc49348544"/>
      <w:bookmarkStart w:id="953" w:name="_Toc49348920"/>
      <w:bookmarkStart w:id="954" w:name="_Toc49348545"/>
      <w:bookmarkStart w:id="955" w:name="_Toc49348921"/>
      <w:bookmarkStart w:id="956" w:name="_Toc49348922"/>
      <w:bookmarkEnd w:id="952"/>
      <w:bookmarkEnd w:id="953"/>
      <w:bookmarkEnd w:id="954"/>
      <w:bookmarkEnd w:id="955"/>
      <w:r w:rsidRPr="00300CE9">
        <w:t>Chain of Custody</w:t>
      </w:r>
      <w:bookmarkEnd w:id="956"/>
      <w:r w:rsidR="00373F7C" w:rsidRPr="00300CE9">
        <w:t xml:space="preserve"> </w:t>
      </w:r>
    </w:p>
    <w:p w14:paraId="22946EA8" w14:textId="26764DE0" w:rsidR="00ED64AF" w:rsidRPr="00300CE9" w:rsidRDefault="005D1799" w:rsidP="00C03303">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Product traceability and segregation is important to maintain the integrity of rice </w:t>
      </w:r>
      <w:r w:rsidR="00553376" w:rsidRPr="00300CE9">
        <w:rPr>
          <w:rFonts w:asciiTheme="majorHAnsi" w:hAnsiTheme="majorHAnsi" w:cstheme="majorHAnsi"/>
          <w:sz w:val="22"/>
          <w:szCs w:val="22"/>
        </w:rPr>
        <w:t xml:space="preserve">originating </w:t>
      </w:r>
      <w:r w:rsidRPr="00300CE9">
        <w:rPr>
          <w:rFonts w:asciiTheme="majorHAnsi" w:hAnsiTheme="majorHAnsi" w:cstheme="majorHAnsi"/>
          <w:sz w:val="22"/>
          <w:szCs w:val="22"/>
        </w:rPr>
        <w:t>from verified producers. The Chain of Custody</w:t>
      </w:r>
      <w:r w:rsidR="001B69BF" w:rsidRPr="00300CE9">
        <w:rPr>
          <w:rFonts w:asciiTheme="majorHAnsi" w:hAnsiTheme="majorHAnsi" w:cstheme="majorHAnsi"/>
          <w:sz w:val="22"/>
          <w:szCs w:val="22"/>
        </w:rPr>
        <w:t xml:space="preserve"> (</w:t>
      </w:r>
      <w:proofErr w:type="spellStart"/>
      <w:r w:rsidR="001B69BF" w:rsidRPr="00300CE9">
        <w:rPr>
          <w:rFonts w:asciiTheme="majorHAnsi" w:hAnsiTheme="majorHAnsi" w:cstheme="majorHAnsi"/>
          <w:sz w:val="22"/>
          <w:szCs w:val="22"/>
        </w:rPr>
        <w:t>CoC</w:t>
      </w:r>
      <w:proofErr w:type="spellEnd"/>
      <w:r w:rsidR="001B69BF" w:rsidRPr="00300CE9">
        <w:rPr>
          <w:rFonts w:asciiTheme="majorHAnsi" w:hAnsiTheme="majorHAnsi" w:cstheme="majorHAnsi"/>
          <w:sz w:val="22"/>
          <w:szCs w:val="22"/>
        </w:rPr>
        <w:t>)</w:t>
      </w:r>
      <w:r w:rsidRPr="00300CE9">
        <w:rPr>
          <w:rFonts w:asciiTheme="majorHAnsi" w:hAnsiTheme="majorHAnsi" w:cstheme="majorHAnsi"/>
          <w:sz w:val="22"/>
          <w:szCs w:val="22"/>
        </w:rPr>
        <w:t xml:space="preserve"> system </w:t>
      </w:r>
      <w:r w:rsidR="00ED64AF" w:rsidRPr="00300CE9">
        <w:rPr>
          <w:rFonts w:asciiTheme="majorHAnsi" w:hAnsiTheme="majorHAnsi" w:cstheme="majorHAnsi"/>
          <w:sz w:val="22"/>
          <w:szCs w:val="22"/>
        </w:rPr>
        <w:t xml:space="preserve">requires </w:t>
      </w:r>
      <w:ins w:id="957" w:author="Khananusit, Sarida GIZ TH" w:date="2020-08-26T15:26:00Z">
        <w:r w:rsidR="00A51C7D">
          <w:rPr>
            <w:rFonts w:asciiTheme="majorHAnsi" w:hAnsiTheme="majorHAnsi" w:cstheme="majorHAnsi"/>
            <w:sz w:val="22"/>
            <w:szCs w:val="22"/>
          </w:rPr>
          <w:t xml:space="preserve">that </w:t>
        </w:r>
      </w:ins>
      <w:r w:rsidR="00ED64AF" w:rsidRPr="00300CE9">
        <w:rPr>
          <w:rFonts w:asciiTheme="majorHAnsi" w:hAnsiTheme="majorHAnsi" w:cstheme="majorHAnsi"/>
          <w:sz w:val="22"/>
          <w:szCs w:val="22"/>
        </w:rPr>
        <w:t>a</w:t>
      </w:r>
      <w:r w:rsidR="00534D5B" w:rsidRPr="00300CE9">
        <w:rPr>
          <w:rFonts w:asciiTheme="majorHAnsi" w:hAnsiTheme="majorHAnsi" w:cstheme="majorHAnsi"/>
          <w:sz w:val="22"/>
          <w:szCs w:val="22"/>
        </w:rPr>
        <w:t xml:space="preserve">ll </w:t>
      </w:r>
      <w:r w:rsidR="00373F7C" w:rsidRPr="00300CE9">
        <w:rPr>
          <w:rFonts w:asciiTheme="majorHAnsi" w:hAnsiTheme="majorHAnsi" w:cstheme="majorHAnsi"/>
          <w:sz w:val="22"/>
          <w:szCs w:val="22"/>
        </w:rPr>
        <w:t>transaction documentation (sales invoices, other sales related</w:t>
      </w:r>
      <w:r w:rsidR="00745A08" w:rsidRPr="00300CE9">
        <w:rPr>
          <w:rFonts w:asciiTheme="majorHAnsi" w:hAnsiTheme="majorHAnsi" w:cstheme="majorHAnsi"/>
          <w:sz w:val="22"/>
          <w:szCs w:val="22"/>
        </w:rPr>
        <w:t xml:space="preserve"> and</w:t>
      </w:r>
      <w:r w:rsidR="00373F7C" w:rsidRPr="00300CE9">
        <w:rPr>
          <w:rFonts w:asciiTheme="majorHAnsi" w:hAnsiTheme="majorHAnsi" w:cstheme="majorHAnsi"/>
          <w:sz w:val="22"/>
          <w:szCs w:val="22"/>
        </w:rPr>
        <w:t xml:space="preserve"> dispatch documentation)</w:t>
      </w:r>
      <w:r w:rsidR="00BD2CC8" w:rsidRPr="00300CE9">
        <w:rPr>
          <w:rFonts w:asciiTheme="majorHAnsi" w:hAnsiTheme="majorHAnsi" w:cstheme="majorHAnsi"/>
          <w:sz w:val="22"/>
          <w:szCs w:val="22"/>
        </w:rPr>
        <w:t xml:space="preserve"> </w:t>
      </w:r>
      <w:r w:rsidR="00745A08" w:rsidRPr="00300CE9">
        <w:rPr>
          <w:rFonts w:asciiTheme="majorHAnsi" w:hAnsiTheme="majorHAnsi" w:cstheme="majorHAnsi"/>
          <w:sz w:val="22"/>
          <w:szCs w:val="22"/>
        </w:rPr>
        <w:t>must be</w:t>
      </w:r>
      <w:r w:rsidR="00BD2CC8" w:rsidRPr="00300CE9">
        <w:rPr>
          <w:rFonts w:asciiTheme="majorHAnsi" w:hAnsiTheme="majorHAnsi" w:cstheme="majorHAnsi"/>
          <w:sz w:val="22"/>
          <w:szCs w:val="22"/>
        </w:rPr>
        <w:t xml:space="preserve"> recorded at </w:t>
      </w:r>
      <w:r w:rsidR="00373F7C" w:rsidRPr="00300CE9">
        <w:rPr>
          <w:rFonts w:asciiTheme="majorHAnsi" w:hAnsiTheme="majorHAnsi" w:cstheme="majorHAnsi"/>
          <w:sz w:val="22"/>
          <w:szCs w:val="22"/>
        </w:rPr>
        <w:t>I</w:t>
      </w:r>
      <w:r w:rsidR="00E56BBB" w:rsidRPr="00300CE9">
        <w:rPr>
          <w:rFonts w:asciiTheme="majorHAnsi" w:hAnsiTheme="majorHAnsi" w:cstheme="majorHAnsi"/>
          <w:sz w:val="22"/>
          <w:szCs w:val="22"/>
        </w:rPr>
        <w:t>MS</w:t>
      </w:r>
      <w:r w:rsidR="00BD2CC8" w:rsidRPr="00300CE9">
        <w:rPr>
          <w:rFonts w:asciiTheme="majorHAnsi" w:hAnsiTheme="majorHAnsi" w:cstheme="majorHAnsi"/>
          <w:sz w:val="22"/>
          <w:szCs w:val="22"/>
        </w:rPr>
        <w:t xml:space="preserve"> level.</w:t>
      </w:r>
      <w:r w:rsidR="00745A08" w:rsidRPr="00300CE9">
        <w:rPr>
          <w:rFonts w:asciiTheme="majorHAnsi" w:hAnsiTheme="majorHAnsi" w:cstheme="majorHAnsi"/>
          <w:sz w:val="22"/>
          <w:szCs w:val="22"/>
        </w:rPr>
        <w:t xml:space="preserve"> </w:t>
      </w:r>
      <w:r w:rsidR="00553376" w:rsidRPr="00300CE9">
        <w:rPr>
          <w:rFonts w:asciiTheme="majorHAnsi" w:hAnsiTheme="majorHAnsi" w:cstheme="majorHAnsi"/>
          <w:sz w:val="22"/>
          <w:szCs w:val="22"/>
        </w:rPr>
        <w:t xml:space="preserve">The </w:t>
      </w:r>
      <w:r w:rsidR="00ED64AF" w:rsidRPr="00300CE9">
        <w:rPr>
          <w:rFonts w:asciiTheme="majorHAnsi" w:hAnsiTheme="majorHAnsi" w:cstheme="majorHAnsi"/>
          <w:sz w:val="22"/>
          <w:szCs w:val="22"/>
        </w:rPr>
        <w:t xml:space="preserve">IMS should identify </w:t>
      </w:r>
      <w:r w:rsidR="00185B1A" w:rsidRPr="00300CE9">
        <w:rPr>
          <w:rFonts w:asciiTheme="majorHAnsi" w:hAnsiTheme="majorHAnsi" w:cstheme="majorHAnsi"/>
          <w:sz w:val="22"/>
          <w:szCs w:val="22"/>
        </w:rPr>
        <w:t>key</w:t>
      </w:r>
      <w:r w:rsidR="00ED64AF" w:rsidRPr="00300CE9">
        <w:rPr>
          <w:rFonts w:asciiTheme="majorHAnsi" w:hAnsiTheme="majorHAnsi" w:cstheme="majorHAnsi"/>
          <w:sz w:val="22"/>
          <w:szCs w:val="22"/>
        </w:rPr>
        <w:t xml:space="preserve"> risk points and develop </w:t>
      </w:r>
      <w:r w:rsidR="00185B1A" w:rsidRPr="00300CE9">
        <w:rPr>
          <w:rFonts w:asciiTheme="majorHAnsi" w:hAnsiTheme="majorHAnsi" w:cstheme="majorHAnsi"/>
          <w:sz w:val="22"/>
          <w:szCs w:val="22"/>
        </w:rPr>
        <w:t xml:space="preserve">a </w:t>
      </w:r>
      <w:r w:rsidR="00ED64AF" w:rsidRPr="00300CE9">
        <w:rPr>
          <w:rFonts w:asciiTheme="majorHAnsi" w:hAnsiTheme="majorHAnsi" w:cstheme="majorHAnsi"/>
          <w:sz w:val="22"/>
          <w:szCs w:val="22"/>
        </w:rPr>
        <w:t>plan to mitigate mixing risk</w:t>
      </w:r>
      <w:r w:rsidR="00185B1A" w:rsidRPr="00300CE9">
        <w:rPr>
          <w:rFonts w:asciiTheme="majorHAnsi" w:hAnsiTheme="majorHAnsi" w:cstheme="majorHAnsi"/>
          <w:sz w:val="22"/>
          <w:szCs w:val="22"/>
        </w:rPr>
        <w:t xml:space="preserve"> in the supply chain</w:t>
      </w:r>
      <w:r w:rsidR="00ED64AF" w:rsidRPr="00300CE9">
        <w:rPr>
          <w:rFonts w:asciiTheme="majorHAnsi" w:hAnsiTheme="majorHAnsi" w:cstheme="majorHAnsi"/>
          <w:sz w:val="22"/>
          <w:szCs w:val="22"/>
        </w:rPr>
        <w:t>.</w:t>
      </w:r>
      <w:r w:rsidR="00BE3C0D" w:rsidRPr="00300CE9">
        <w:rPr>
          <w:rFonts w:asciiTheme="majorHAnsi" w:hAnsiTheme="majorHAnsi" w:cstheme="majorHAnsi"/>
          <w:sz w:val="22"/>
          <w:szCs w:val="22"/>
        </w:rPr>
        <w:t xml:space="preserve"> </w:t>
      </w:r>
      <w:r w:rsidR="00185B1A" w:rsidRPr="00300CE9">
        <w:rPr>
          <w:rFonts w:asciiTheme="majorHAnsi" w:hAnsiTheme="majorHAnsi" w:cstheme="majorHAnsi"/>
          <w:sz w:val="22"/>
          <w:szCs w:val="22"/>
        </w:rPr>
        <w:t>D</w:t>
      </w:r>
      <w:r w:rsidR="00534D5B" w:rsidRPr="00300CE9">
        <w:rPr>
          <w:rFonts w:asciiTheme="majorHAnsi" w:hAnsiTheme="majorHAnsi" w:cstheme="majorHAnsi"/>
          <w:sz w:val="22"/>
          <w:szCs w:val="22"/>
        </w:rPr>
        <w:t>ocumented procedure</w:t>
      </w:r>
      <w:r w:rsidR="00ED64AF" w:rsidRPr="00300CE9">
        <w:rPr>
          <w:rFonts w:asciiTheme="majorHAnsi" w:hAnsiTheme="majorHAnsi" w:cstheme="majorHAnsi"/>
          <w:sz w:val="22"/>
          <w:szCs w:val="22"/>
        </w:rPr>
        <w:t>s should be established, includ</w:t>
      </w:r>
      <w:r w:rsidR="00185B1A" w:rsidRPr="00300CE9">
        <w:rPr>
          <w:rFonts w:asciiTheme="majorHAnsi" w:hAnsiTheme="majorHAnsi" w:cstheme="majorHAnsi"/>
          <w:sz w:val="22"/>
          <w:szCs w:val="22"/>
        </w:rPr>
        <w:t>ing a</w:t>
      </w:r>
      <w:r w:rsidR="00ED64AF" w:rsidRPr="00300CE9">
        <w:rPr>
          <w:rFonts w:asciiTheme="majorHAnsi" w:hAnsiTheme="majorHAnsi" w:cstheme="majorHAnsi"/>
          <w:sz w:val="22"/>
          <w:szCs w:val="22"/>
        </w:rPr>
        <w:t xml:space="preserve"> </w:t>
      </w:r>
      <w:r w:rsidR="00185B1A" w:rsidRPr="00300CE9">
        <w:rPr>
          <w:rFonts w:asciiTheme="majorHAnsi" w:hAnsiTheme="majorHAnsi" w:cstheme="majorHAnsi"/>
          <w:sz w:val="22"/>
          <w:szCs w:val="22"/>
        </w:rPr>
        <w:t xml:space="preserve">supply chain </w:t>
      </w:r>
      <w:r w:rsidR="00ED64AF" w:rsidRPr="00300CE9">
        <w:rPr>
          <w:rFonts w:asciiTheme="majorHAnsi" w:hAnsiTheme="majorHAnsi" w:cstheme="majorHAnsi"/>
          <w:sz w:val="22"/>
          <w:szCs w:val="22"/>
        </w:rPr>
        <w:t xml:space="preserve">flowchart </w:t>
      </w:r>
      <w:r w:rsidR="00185B1A" w:rsidRPr="00300CE9">
        <w:rPr>
          <w:rFonts w:asciiTheme="majorHAnsi" w:hAnsiTheme="majorHAnsi" w:cstheme="majorHAnsi"/>
          <w:sz w:val="22"/>
          <w:szCs w:val="22"/>
        </w:rPr>
        <w:t>showing pro</w:t>
      </w:r>
      <w:r w:rsidR="00ED64AF" w:rsidRPr="00300CE9">
        <w:rPr>
          <w:rFonts w:asciiTheme="majorHAnsi" w:hAnsiTheme="majorHAnsi" w:cstheme="majorHAnsi"/>
          <w:sz w:val="22"/>
          <w:szCs w:val="22"/>
        </w:rPr>
        <w:t xml:space="preserve">duct origin, procedure and records for </w:t>
      </w:r>
      <w:r w:rsidR="00185B1A" w:rsidRPr="00300CE9">
        <w:rPr>
          <w:rFonts w:asciiTheme="majorHAnsi" w:hAnsiTheme="majorHAnsi" w:cstheme="majorHAnsi"/>
          <w:sz w:val="22"/>
          <w:szCs w:val="22"/>
        </w:rPr>
        <w:t>monitoring production volumes,</w:t>
      </w:r>
      <w:r w:rsidR="00ED64AF" w:rsidRPr="00300CE9">
        <w:rPr>
          <w:rFonts w:asciiTheme="majorHAnsi" w:hAnsiTheme="majorHAnsi" w:cstheme="majorHAnsi"/>
          <w:sz w:val="22"/>
          <w:szCs w:val="22"/>
        </w:rPr>
        <w:t xml:space="preserve"> product</w:t>
      </w:r>
      <w:r w:rsidR="00185B1A" w:rsidRPr="00300CE9">
        <w:rPr>
          <w:rFonts w:asciiTheme="majorHAnsi" w:hAnsiTheme="majorHAnsi" w:cstheme="majorHAnsi"/>
          <w:sz w:val="22"/>
          <w:szCs w:val="22"/>
        </w:rPr>
        <w:t xml:space="preserve"> movement</w:t>
      </w:r>
      <w:r w:rsidR="00ED64AF" w:rsidRPr="00300CE9">
        <w:rPr>
          <w:rFonts w:asciiTheme="majorHAnsi" w:hAnsiTheme="majorHAnsi" w:cstheme="majorHAnsi"/>
          <w:sz w:val="22"/>
          <w:szCs w:val="22"/>
        </w:rPr>
        <w:t>, stor</w:t>
      </w:r>
      <w:r w:rsidR="00185B1A" w:rsidRPr="00300CE9">
        <w:rPr>
          <w:rFonts w:asciiTheme="majorHAnsi" w:hAnsiTheme="majorHAnsi" w:cstheme="majorHAnsi"/>
          <w:sz w:val="22"/>
          <w:szCs w:val="22"/>
        </w:rPr>
        <w:t>age</w:t>
      </w:r>
      <w:r w:rsidR="00ED64AF" w:rsidRPr="00300CE9">
        <w:rPr>
          <w:rFonts w:asciiTheme="majorHAnsi" w:hAnsiTheme="majorHAnsi" w:cstheme="majorHAnsi"/>
          <w:sz w:val="22"/>
          <w:szCs w:val="22"/>
        </w:rPr>
        <w:t xml:space="preserve">, </w:t>
      </w:r>
      <w:proofErr w:type="gramStart"/>
      <w:r w:rsidR="00ED64AF" w:rsidRPr="00300CE9">
        <w:rPr>
          <w:rFonts w:asciiTheme="majorHAnsi" w:hAnsiTheme="majorHAnsi" w:cstheme="majorHAnsi"/>
          <w:sz w:val="22"/>
          <w:szCs w:val="22"/>
        </w:rPr>
        <w:t>sale</w:t>
      </w:r>
      <w:proofErr w:type="gramEnd"/>
      <w:r w:rsidR="00ED64AF" w:rsidRPr="00300CE9">
        <w:rPr>
          <w:rFonts w:asciiTheme="majorHAnsi" w:hAnsiTheme="majorHAnsi" w:cstheme="majorHAnsi"/>
          <w:sz w:val="22"/>
          <w:szCs w:val="22"/>
        </w:rPr>
        <w:t xml:space="preserve"> and resale. </w:t>
      </w:r>
    </w:p>
    <w:p w14:paraId="621F8A93" w14:textId="5EBD2C17" w:rsidR="00BD2CC8" w:rsidRPr="00300CE9" w:rsidRDefault="00185B1A" w:rsidP="00F966FD">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The </w:t>
      </w:r>
      <w:r w:rsidR="00ED64AF" w:rsidRPr="00300CE9">
        <w:rPr>
          <w:rFonts w:asciiTheme="majorHAnsi" w:hAnsiTheme="majorHAnsi" w:cstheme="majorHAnsi"/>
          <w:sz w:val="22"/>
          <w:szCs w:val="22"/>
        </w:rPr>
        <w:t xml:space="preserve">IMS </w:t>
      </w:r>
      <w:r w:rsidRPr="00300CE9">
        <w:rPr>
          <w:rFonts w:asciiTheme="majorHAnsi" w:hAnsiTheme="majorHAnsi" w:cstheme="majorHAnsi"/>
          <w:sz w:val="22"/>
          <w:szCs w:val="22"/>
        </w:rPr>
        <w:t>must also</w:t>
      </w:r>
      <w:r w:rsidR="00ED64AF" w:rsidRPr="00300CE9">
        <w:rPr>
          <w:rFonts w:asciiTheme="majorHAnsi" w:hAnsiTheme="majorHAnsi" w:cstheme="majorHAnsi"/>
          <w:sz w:val="22"/>
          <w:szCs w:val="22"/>
        </w:rPr>
        <w:t xml:space="preserve"> demonstrate that the </w:t>
      </w:r>
      <w:r w:rsidR="00534D5B" w:rsidRPr="00300CE9">
        <w:rPr>
          <w:rFonts w:asciiTheme="majorHAnsi" w:hAnsiTheme="majorHAnsi" w:cstheme="majorHAnsi"/>
          <w:sz w:val="22"/>
          <w:szCs w:val="22"/>
        </w:rPr>
        <w:t>SRP</w:t>
      </w:r>
      <w:r w:rsidRPr="00300CE9">
        <w:rPr>
          <w:rFonts w:asciiTheme="majorHAnsi" w:hAnsiTheme="majorHAnsi" w:cstheme="majorHAnsi"/>
          <w:sz w:val="22"/>
          <w:szCs w:val="22"/>
        </w:rPr>
        <w:t>-</w:t>
      </w:r>
      <w:r w:rsidR="00534D5B" w:rsidRPr="00300CE9">
        <w:rPr>
          <w:rFonts w:asciiTheme="majorHAnsi" w:hAnsiTheme="majorHAnsi" w:cstheme="majorHAnsi"/>
          <w:sz w:val="22"/>
          <w:szCs w:val="22"/>
        </w:rPr>
        <w:t>verified rice</w:t>
      </w:r>
      <w:r w:rsidR="00ED64AF" w:rsidRPr="00300CE9">
        <w:rPr>
          <w:rFonts w:asciiTheme="majorHAnsi" w:hAnsiTheme="majorHAnsi" w:cstheme="majorHAnsi"/>
          <w:sz w:val="22"/>
          <w:szCs w:val="22"/>
        </w:rPr>
        <w:t xml:space="preserve"> handled in its facilities </w:t>
      </w:r>
      <w:r w:rsidRPr="00300CE9">
        <w:rPr>
          <w:rFonts w:asciiTheme="majorHAnsi" w:hAnsiTheme="majorHAnsi" w:cstheme="majorHAnsi"/>
          <w:sz w:val="22"/>
          <w:szCs w:val="22"/>
        </w:rPr>
        <w:t>are</w:t>
      </w:r>
      <w:r w:rsidR="00ED64AF" w:rsidRPr="00300CE9">
        <w:rPr>
          <w:rFonts w:asciiTheme="majorHAnsi" w:hAnsiTheme="majorHAnsi" w:cstheme="majorHAnsi"/>
          <w:sz w:val="22"/>
          <w:szCs w:val="22"/>
        </w:rPr>
        <w:t xml:space="preserve"> covered by internal procedures to preserve product integrity. It should have a system to identify the verified rice </w:t>
      </w:r>
      <w:r w:rsidRPr="00300CE9">
        <w:rPr>
          <w:rFonts w:asciiTheme="majorHAnsi" w:hAnsiTheme="majorHAnsi" w:cstheme="majorHAnsi"/>
          <w:sz w:val="22"/>
          <w:szCs w:val="22"/>
        </w:rPr>
        <w:t xml:space="preserve">either </w:t>
      </w:r>
      <w:ins w:id="958" w:author="Khananusit, Sarida GIZ TH" w:date="2020-08-26T15:27:00Z">
        <w:r w:rsidR="00A51C7D">
          <w:rPr>
            <w:rFonts w:asciiTheme="majorHAnsi" w:hAnsiTheme="majorHAnsi" w:cstheme="majorHAnsi"/>
            <w:sz w:val="22"/>
            <w:szCs w:val="22"/>
          </w:rPr>
          <w:t xml:space="preserve">by </w:t>
        </w:r>
      </w:ins>
      <w:r w:rsidRPr="00300CE9">
        <w:rPr>
          <w:rFonts w:asciiTheme="majorHAnsi" w:hAnsiTheme="majorHAnsi" w:cstheme="majorHAnsi"/>
          <w:sz w:val="22"/>
          <w:szCs w:val="22"/>
        </w:rPr>
        <w:t>visual</w:t>
      </w:r>
      <w:del w:id="959" w:author="Khananusit, Sarida GIZ TH" w:date="2020-08-26T15:27:00Z">
        <w:r w:rsidRPr="00300CE9" w:rsidDel="00A51C7D">
          <w:rPr>
            <w:rFonts w:asciiTheme="majorHAnsi" w:hAnsiTheme="majorHAnsi" w:cstheme="majorHAnsi"/>
            <w:sz w:val="22"/>
            <w:szCs w:val="22"/>
          </w:rPr>
          <w:delText>ly</w:delText>
        </w:r>
      </w:del>
      <w:r w:rsidRPr="00300CE9">
        <w:rPr>
          <w:rFonts w:asciiTheme="majorHAnsi" w:hAnsiTheme="majorHAnsi" w:cstheme="majorHAnsi"/>
          <w:sz w:val="22"/>
          <w:szCs w:val="22"/>
        </w:rPr>
        <w:t xml:space="preserve"> or</w:t>
      </w:r>
      <w:del w:id="960" w:author="Khananusit, Sarida GIZ TH" w:date="2020-08-26T15:27:00Z">
        <w:r w:rsidRPr="00300CE9" w:rsidDel="00A51C7D">
          <w:rPr>
            <w:rFonts w:asciiTheme="majorHAnsi" w:hAnsiTheme="majorHAnsi" w:cstheme="majorHAnsi"/>
            <w:sz w:val="22"/>
            <w:szCs w:val="22"/>
          </w:rPr>
          <w:delText xml:space="preserve"> </w:delText>
        </w:r>
        <w:r w:rsidR="00ED64AF" w:rsidRPr="00300CE9" w:rsidDel="00A51C7D">
          <w:rPr>
            <w:rFonts w:asciiTheme="majorHAnsi" w:hAnsiTheme="majorHAnsi" w:cstheme="majorHAnsi"/>
            <w:sz w:val="22"/>
            <w:szCs w:val="22"/>
          </w:rPr>
          <w:delText>by</w:delText>
        </w:r>
      </w:del>
      <w:r w:rsidR="00ED64AF" w:rsidRPr="00300CE9">
        <w:rPr>
          <w:rFonts w:asciiTheme="majorHAnsi" w:hAnsiTheme="majorHAnsi" w:cstheme="majorHAnsi"/>
          <w:sz w:val="22"/>
          <w:szCs w:val="22"/>
        </w:rPr>
        <w:t xml:space="preserve"> </w:t>
      </w:r>
      <w:del w:id="961" w:author="Khananusit, Sarida GIZ TH" w:date="2020-08-26T15:27:00Z">
        <w:r w:rsidRPr="00300CE9" w:rsidDel="00A51C7D">
          <w:rPr>
            <w:rFonts w:asciiTheme="majorHAnsi" w:hAnsiTheme="majorHAnsi" w:cstheme="majorHAnsi"/>
            <w:sz w:val="22"/>
            <w:szCs w:val="22"/>
          </w:rPr>
          <w:delText xml:space="preserve">other </w:delText>
        </w:r>
      </w:del>
      <w:r w:rsidRPr="00300CE9">
        <w:rPr>
          <w:rFonts w:asciiTheme="majorHAnsi" w:hAnsiTheme="majorHAnsi" w:cstheme="majorHAnsi"/>
          <w:sz w:val="22"/>
          <w:szCs w:val="22"/>
        </w:rPr>
        <w:t xml:space="preserve">physical </w:t>
      </w:r>
      <w:r w:rsidR="00ED64AF" w:rsidRPr="00300CE9">
        <w:rPr>
          <w:rFonts w:asciiTheme="majorHAnsi" w:hAnsiTheme="majorHAnsi" w:cstheme="majorHAnsi"/>
          <w:sz w:val="22"/>
          <w:szCs w:val="22"/>
        </w:rPr>
        <w:t>means</w:t>
      </w:r>
      <w:r w:rsidRPr="00300CE9">
        <w:rPr>
          <w:rFonts w:asciiTheme="majorHAnsi" w:hAnsiTheme="majorHAnsi" w:cstheme="majorHAnsi"/>
          <w:sz w:val="22"/>
          <w:szCs w:val="22"/>
        </w:rPr>
        <w:t>;</w:t>
      </w:r>
      <w:r w:rsidR="00ED64AF" w:rsidRPr="00300CE9">
        <w:rPr>
          <w:rFonts w:asciiTheme="majorHAnsi" w:hAnsiTheme="majorHAnsi" w:cstheme="majorHAnsi"/>
          <w:sz w:val="22"/>
          <w:szCs w:val="22"/>
        </w:rPr>
        <w:t xml:space="preserve"> SRP</w:t>
      </w:r>
      <w:r w:rsidR="00553376" w:rsidRPr="00300CE9">
        <w:rPr>
          <w:rFonts w:asciiTheme="majorHAnsi" w:hAnsiTheme="majorHAnsi" w:cstheme="majorHAnsi"/>
          <w:sz w:val="22"/>
          <w:szCs w:val="22"/>
        </w:rPr>
        <w:t>-</w:t>
      </w:r>
      <w:r w:rsidR="00ED64AF" w:rsidRPr="00300CE9">
        <w:rPr>
          <w:rFonts w:asciiTheme="majorHAnsi" w:hAnsiTheme="majorHAnsi" w:cstheme="majorHAnsi"/>
          <w:sz w:val="22"/>
          <w:szCs w:val="22"/>
        </w:rPr>
        <w:t xml:space="preserve">verified rice </w:t>
      </w:r>
      <w:r w:rsidRPr="00300CE9">
        <w:rPr>
          <w:rFonts w:asciiTheme="majorHAnsi" w:hAnsiTheme="majorHAnsi" w:cstheme="majorHAnsi"/>
          <w:sz w:val="22"/>
          <w:szCs w:val="22"/>
        </w:rPr>
        <w:t>must be</w:t>
      </w:r>
      <w:r w:rsidR="00BD2CC8" w:rsidRPr="00300CE9">
        <w:rPr>
          <w:rFonts w:asciiTheme="majorHAnsi" w:hAnsiTheme="majorHAnsi" w:cstheme="majorHAnsi"/>
          <w:sz w:val="22"/>
          <w:szCs w:val="22"/>
        </w:rPr>
        <w:t xml:space="preserve"> </w:t>
      </w:r>
      <w:r w:rsidR="00745A08" w:rsidRPr="00300CE9">
        <w:rPr>
          <w:rFonts w:asciiTheme="majorHAnsi" w:hAnsiTheme="majorHAnsi" w:cstheme="majorHAnsi"/>
          <w:sz w:val="22"/>
          <w:szCs w:val="22"/>
        </w:rPr>
        <w:t>stored</w:t>
      </w:r>
      <w:r w:rsidR="00BD2CC8" w:rsidRPr="00300CE9">
        <w:rPr>
          <w:rFonts w:asciiTheme="majorHAnsi" w:hAnsiTheme="majorHAnsi" w:cstheme="majorHAnsi"/>
          <w:sz w:val="22"/>
          <w:szCs w:val="22"/>
        </w:rPr>
        <w:t xml:space="preserve"> separate</w:t>
      </w:r>
      <w:r w:rsidR="00745A08" w:rsidRPr="00300CE9">
        <w:rPr>
          <w:rFonts w:asciiTheme="majorHAnsi" w:hAnsiTheme="majorHAnsi" w:cstheme="majorHAnsi"/>
          <w:sz w:val="22"/>
          <w:szCs w:val="22"/>
        </w:rPr>
        <w:t>ly</w:t>
      </w:r>
      <w:r w:rsidR="00BD2CC8" w:rsidRPr="00300CE9">
        <w:rPr>
          <w:rFonts w:asciiTheme="majorHAnsi" w:hAnsiTheme="majorHAnsi" w:cstheme="majorHAnsi"/>
          <w:sz w:val="22"/>
          <w:szCs w:val="22"/>
        </w:rPr>
        <w:t xml:space="preserve"> from </w:t>
      </w:r>
      <w:r w:rsidR="00745A08" w:rsidRPr="00300CE9">
        <w:rPr>
          <w:rFonts w:asciiTheme="majorHAnsi" w:hAnsiTheme="majorHAnsi" w:cstheme="majorHAnsi"/>
          <w:sz w:val="22"/>
          <w:szCs w:val="22"/>
        </w:rPr>
        <w:t xml:space="preserve">non-SRP </w:t>
      </w:r>
      <w:r w:rsidR="00BD2CC8" w:rsidRPr="00300CE9">
        <w:rPr>
          <w:rFonts w:asciiTheme="majorHAnsi" w:hAnsiTheme="majorHAnsi" w:cstheme="majorHAnsi"/>
          <w:sz w:val="22"/>
          <w:szCs w:val="22"/>
        </w:rPr>
        <w:t>rice.</w:t>
      </w:r>
      <w:r w:rsidR="000112CA" w:rsidRPr="00300CE9">
        <w:rPr>
          <w:rFonts w:asciiTheme="majorHAnsi" w:hAnsiTheme="majorHAnsi" w:cstheme="majorHAnsi"/>
          <w:sz w:val="22"/>
          <w:szCs w:val="22"/>
        </w:rPr>
        <w:t xml:space="preserve"> </w:t>
      </w:r>
      <w:r w:rsidR="00745A08" w:rsidRPr="00300CE9">
        <w:rPr>
          <w:rFonts w:asciiTheme="majorHAnsi" w:hAnsiTheme="majorHAnsi" w:cstheme="majorHAnsi"/>
          <w:sz w:val="22"/>
          <w:szCs w:val="22"/>
        </w:rPr>
        <w:t>R</w:t>
      </w:r>
      <w:r w:rsidR="000112CA" w:rsidRPr="00300CE9">
        <w:rPr>
          <w:rFonts w:asciiTheme="majorHAnsi" w:hAnsiTheme="majorHAnsi" w:cstheme="majorHAnsi"/>
          <w:sz w:val="22"/>
          <w:szCs w:val="22"/>
        </w:rPr>
        <w:t xml:space="preserve">ice in storage </w:t>
      </w:r>
      <w:r w:rsidR="00745A08" w:rsidRPr="00300CE9">
        <w:rPr>
          <w:rFonts w:asciiTheme="majorHAnsi" w:hAnsiTheme="majorHAnsi" w:cstheme="majorHAnsi"/>
          <w:sz w:val="22"/>
          <w:szCs w:val="22"/>
        </w:rPr>
        <w:t>must be stored</w:t>
      </w:r>
      <w:r w:rsidR="00BD2CC8" w:rsidRPr="00300CE9">
        <w:rPr>
          <w:rFonts w:asciiTheme="majorHAnsi" w:hAnsiTheme="majorHAnsi" w:cstheme="majorHAnsi"/>
          <w:sz w:val="22"/>
          <w:szCs w:val="22"/>
        </w:rPr>
        <w:t xml:space="preserve"> with clear signs</w:t>
      </w:r>
      <w:r w:rsidR="000112CA" w:rsidRPr="00300CE9">
        <w:rPr>
          <w:rFonts w:asciiTheme="majorHAnsi" w:hAnsiTheme="majorHAnsi" w:cstheme="majorHAnsi"/>
          <w:sz w:val="22"/>
          <w:szCs w:val="22"/>
        </w:rPr>
        <w:t xml:space="preserve"> to indicate</w:t>
      </w:r>
      <w:r w:rsidR="00BD2CC8" w:rsidRPr="00300CE9">
        <w:rPr>
          <w:rFonts w:asciiTheme="majorHAnsi" w:hAnsiTheme="majorHAnsi" w:cstheme="majorHAnsi"/>
          <w:sz w:val="22"/>
          <w:szCs w:val="22"/>
        </w:rPr>
        <w:t xml:space="preserve"> </w:t>
      </w:r>
      <w:r w:rsidR="00745A08" w:rsidRPr="00300CE9">
        <w:rPr>
          <w:rFonts w:asciiTheme="majorHAnsi" w:hAnsiTheme="majorHAnsi" w:cstheme="majorHAnsi"/>
          <w:sz w:val="22"/>
          <w:szCs w:val="22"/>
        </w:rPr>
        <w:t>its status and origin</w:t>
      </w:r>
      <w:r w:rsidR="00BD2CC8" w:rsidRPr="00300CE9">
        <w:rPr>
          <w:rFonts w:asciiTheme="majorHAnsi" w:hAnsiTheme="majorHAnsi" w:cstheme="majorHAnsi"/>
          <w:sz w:val="22"/>
          <w:szCs w:val="22"/>
        </w:rPr>
        <w:t>.</w:t>
      </w:r>
      <w:r w:rsidR="00534D5B" w:rsidRPr="00300CE9">
        <w:rPr>
          <w:rFonts w:asciiTheme="majorHAnsi" w:hAnsiTheme="majorHAnsi" w:cstheme="majorHAnsi"/>
          <w:sz w:val="22"/>
          <w:szCs w:val="22"/>
        </w:rPr>
        <w:t xml:space="preserve"> For</w:t>
      </w:r>
      <w:r w:rsidR="00745A08" w:rsidRPr="00300CE9">
        <w:rPr>
          <w:rFonts w:asciiTheme="majorHAnsi" w:hAnsiTheme="majorHAnsi" w:cstheme="majorHAnsi"/>
          <w:sz w:val="22"/>
          <w:szCs w:val="22"/>
        </w:rPr>
        <w:t xml:space="preserve"> external audit purposes</w:t>
      </w:r>
      <w:r w:rsidR="00534D5B" w:rsidRPr="00300CE9">
        <w:rPr>
          <w:rFonts w:asciiTheme="majorHAnsi" w:hAnsiTheme="majorHAnsi" w:cstheme="majorHAnsi"/>
          <w:sz w:val="22"/>
          <w:szCs w:val="22"/>
        </w:rPr>
        <w:t xml:space="preserve"> all records (or copies </w:t>
      </w:r>
      <w:r w:rsidR="00745A08" w:rsidRPr="00300CE9">
        <w:rPr>
          <w:rFonts w:asciiTheme="majorHAnsi" w:hAnsiTheme="majorHAnsi" w:cstheme="majorHAnsi"/>
          <w:sz w:val="22"/>
          <w:szCs w:val="22"/>
        </w:rPr>
        <w:t>there</w:t>
      </w:r>
      <w:r w:rsidR="00534D5B" w:rsidRPr="00300CE9">
        <w:rPr>
          <w:rFonts w:asciiTheme="majorHAnsi" w:hAnsiTheme="majorHAnsi" w:cstheme="majorHAnsi"/>
          <w:sz w:val="22"/>
          <w:szCs w:val="22"/>
        </w:rPr>
        <w:t xml:space="preserve">of) </w:t>
      </w:r>
      <w:r w:rsidR="001A76BF" w:rsidRPr="00300CE9">
        <w:rPr>
          <w:rFonts w:asciiTheme="majorHAnsi" w:hAnsiTheme="majorHAnsi" w:cstheme="majorHAnsi"/>
          <w:sz w:val="22"/>
          <w:szCs w:val="22"/>
        </w:rPr>
        <w:t>must</w:t>
      </w:r>
      <w:r w:rsidR="00534D5B" w:rsidRPr="00300CE9">
        <w:rPr>
          <w:rFonts w:asciiTheme="majorHAnsi" w:hAnsiTheme="majorHAnsi" w:cstheme="majorHAnsi"/>
          <w:sz w:val="22"/>
          <w:szCs w:val="22"/>
        </w:rPr>
        <w:t xml:space="preserve"> be</w:t>
      </w:r>
      <w:r w:rsidR="00745A08" w:rsidRPr="00300CE9">
        <w:rPr>
          <w:rFonts w:asciiTheme="majorHAnsi" w:hAnsiTheme="majorHAnsi" w:cstheme="majorHAnsi"/>
          <w:sz w:val="22"/>
          <w:szCs w:val="22"/>
        </w:rPr>
        <w:t xml:space="preserve"> freely</w:t>
      </w:r>
      <w:r w:rsidR="00534D5B" w:rsidRPr="00300CE9">
        <w:rPr>
          <w:rFonts w:asciiTheme="majorHAnsi" w:hAnsiTheme="majorHAnsi" w:cstheme="majorHAnsi"/>
          <w:sz w:val="22"/>
          <w:szCs w:val="22"/>
        </w:rPr>
        <w:t xml:space="preserve"> available at IMS level.</w:t>
      </w:r>
      <w:r w:rsidR="001B69BF" w:rsidRPr="00300CE9">
        <w:rPr>
          <w:rFonts w:asciiTheme="majorHAnsi" w:hAnsiTheme="majorHAnsi" w:cstheme="majorHAnsi"/>
          <w:sz w:val="22"/>
          <w:szCs w:val="22"/>
        </w:rPr>
        <w:t xml:space="preserve"> The IMS must also ensure compliance with the SRP Chain of Custody Policy (available at </w:t>
      </w:r>
      <w:hyperlink r:id="rId37" w:history="1">
        <w:r w:rsidR="001B69BF" w:rsidRPr="00300CE9">
          <w:rPr>
            <w:rStyle w:val="Hyperlink"/>
            <w:rFonts w:asciiTheme="majorHAnsi" w:hAnsiTheme="majorHAnsi" w:cstheme="majorHAnsi"/>
            <w:sz w:val="22"/>
            <w:szCs w:val="22"/>
          </w:rPr>
          <w:t>www.sustainablerice.org</w:t>
        </w:r>
      </w:hyperlink>
      <w:r w:rsidR="001B69BF" w:rsidRPr="00300CE9">
        <w:rPr>
          <w:rFonts w:asciiTheme="majorHAnsi" w:hAnsiTheme="majorHAnsi" w:cstheme="majorHAnsi"/>
          <w:sz w:val="22"/>
          <w:szCs w:val="22"/>
        </w:rPr>
        <w:t>)</w:t>
      </w:r>
    </w:p>
    <w:p w14:paraId="22602C2E" w14:textId="77777777" w:rsidR="00DC180E" w:rsidRPr="00300CE9" w:rsidRDefault="00DC180E" w:rsidP="00300CE9">
      <w:pPr>
        <w:pStyle w:val="Heading2"/>
        <w:ind w:left="810" w:hanging="792"/>
      </w:pPr>
      <w:bookmarkStart w:id="962" w:name="_Toc49104247"/>
      <w:bookmarkStart w:id="963" w:name="_Toc49104728"/>
      <w:bookmarkStart w:id="964" w:name="_Toc49105209"/>
      <w:bookmarkStart w:id="965" w:name="_Toc49105690"/>
      <w:bookmarkStart w:id="966" w:name="_Toc49106169"/>
      <w:bookmarkStart w:id="967" w:name="_Toc49113570"/>
      <w:bookmarkStart w:id="968" w:name="_Toc49115200"/>
      <w:bookmarkStart w:id="969" w:name="_Toc49115679"/>
      <w:bookmarkStart w:id="970" w:name="_Toc49116159"/>
      <w:bookmarkStart w:id="971" w:name="_Toc49116628"/>
      <w:bookmarkStart w:id="972" w:name="_Toc49117083"/>
      <w:bookmarkStart w:id="973" w:name="_Toc49117566"/>
      <w:bookmarkStart w:id="974" w:name="_Toc49118020"/>
      <w:bookmarkStart w:id="975" w:name="_Toc49118470"/>
      <w:bookmarkStart w:id="976" w:name="_Toc49118911"/>
      <w:bookmarkStart w:id="977" w:name="_Toc49119363"/>
      <w:bookmarkStart w:id="978" w:name="_Toc49119799"/>
      <w:bookmarkStart w:id="979" w:name="_Toc43569298"/>
      <w:bookmarkStart w:id="980" w:name="_Toc43569441"/>
      <w:bookmarkStart w:id="981" w:name="_Toc43569585"/>
      <w:bookmarkStart w:id="982" w:name="_Toc43569919"/>
      <w:bookmarkStart w:id="983" w:name="_Toc43570020"/>
      <w:bookmarkStart w:id="984" w:name="_Toc43572108"/>
      <w:bookmarkStart w:id="985" w:name="_Toc43572266"/>
      <w:bookmarkStart w:id="986" w:name="_Toc49104248"/>
      <w:bookmarkStart w:id="987" w:name="_Toc49104729"/>
      <w:bookmarkStart w:id="988" w:name="_Toc49105210"/>
      <w:bookmarkStart w:id="989" w:name="_Toc49105691"/>
      <w:bookmarkStart w:id="990" w:name="_Toc49106170"/>
      <w:bookmarkStart w:id="991" w:name="_Toc49113571"/>
      <w:bookmarkStart w:id="992" w:name="_Toc49115201"/>
      <w:bookmarkStart w:id="993" w:name="_Toc49115680"/>
      <w:bookmarkStart w:id="994" w:name="_Toc49116160"/>
      <w:bookmarkStart w:id="995" w:name="_Toc49116629"/>
      <w:bookmarkStart w:id="996" w:name="_Toc49117084"/>
      <w:bookmarkStart w:id="997" w:name="_Toc49117567"/>
      <w:bookmarkStart w:id="998" w:name="_Toc49118021"/>
      <w:bookmarkStart w:id="999" w:name="_Toc49118912"/>
      <w:bookmarkStart w:id="1000" w:name="_Toc43569299"/>
      <w:bookmarkStart w:id="1001" w:name="_Toc43569442"/>
      <w:bookmarkStart w:id="1002" w:name="_Toc43569586"/>
      <w:bookmarkStart w:id="1003" w:name="_Toc43569920"/>
      <w:bookmarkStart w:id="1004" w:name="_Toc43570021"/>
      <w:bookmarkStart w:id="1005" w:name="_Toc43572109"/>
      <w:bookmarkStart w:id="1006" w:name="_Toc43572267"/>
      <w:bookmarkStart w:id="1007" w:name="_Toc49104249"/>
      <w:bookmarkStart w:id="1008" w:name="_Toc49104730"/>
      <w:bookmarkStart w:id="1009" w:name="_Toc49105211"/>
      <w:bookmarkStart w:id="1010" w:name="_Toc49105692"/>
      <w:bookmarkStart w:id="1011" w:name="_Toc49106171"/>
      <w:bookmarkStart w:id="1012" w:name="_Toc49113572"/>
      <w:bookmarkStart w:id="1013" w:name="_Toc49115202"/>
      <w:bookmarkStart w:id="1014" w:name="_Toc49115681"/>
      <w:bookmarkStart w:id="1015" w:name="_Toc49116161"/>
      <w:bookmarkStart w:id="1016" w:name="_Toc49116630"/>
      <w:bookmarkStart w:id="1017" w:name="_Toc49117085"/>
      <w:bookmarkStart w:id="1018" w:name="_Toc49117568"/>
      <w:bookmarkStart w:id="1019" w:name="_Toc49118022"/>
      <w:bookmarkStart w:id="1020" w:name="_Toc49118913"/>
      <w:bookmarkStart w:id="1021" w:name="_Toc43569300"/>
      <w:bookmarkStart w:id="1022" w:name="_Toc43569443"/>
      <w:bookmarkStart w:id="1023" w:name="_Toc43569587"/>
      <w:bookmarkStart w:id="1024" w:name="_Toc43569921"/>
      <w:bookmarkStart w:id="1025" w:name="_Toc43570022"/>
      <w:bookmarkStart w:id="1026" w:name="_Toc43572110"/>
      <w:bookmarkStart w:id="1027" w:name="_Toc43572268"/>
      <w:bookmarkStart w:id="1028" w:name="_Toc49104250"/>
      <w:bookmarkStart w:id="1029" w:name="_Toc49104731"/>
      <w:bookmarkStart w:id="1030" w:name="_Toc49105212"/>
      <w:bookmarkStart w:id="1031" w:name="_Toc49105693"/>
      <w:bookmarkStart w:id="1032" w:name="_Toc49106172"/>
      <w:bookmarkStart w:id="1033" w:name="_Toc49113573"/>
      <w:bookmarkStart w:id="1034" w:name="_Toc49115203"/>
      <w:bookmarkStart w:id="1035" w:name="_Toc49115682"/>
      <w:bookmarkStart w:id="1036" w:name="_Toc49116162"/>
      <w:bookmarkStart w:id="1037" w:name="_Toc49116631"/>
      <w:bookmarkStart w:id="1038" w:name="_Toc49117086"/>
      <w:bookmarkStart w:id="1039" w:name="_Toc49117569"/>
      <w:bookmarkStart w:id="1040" w:name="_Toc49118023"/>
      <w:bookmarkStart w:id="1041" w:name="_Toc49118914"/>
      <w:bookmarkStart w:id="1042" w:name="_Toc43569301"/>
      <w:bookmarkStart w:id="1043" w:name="_Toc43569444"/>
      <w:bookmarkStart w:id="1044" w:name="_Toc43569588"/>
      <w:bookmarkStart w:id="1045" w:name="_Toc43569922"/>
      <w:bookmarkStart w:id="1046" w:name="_Toc43570023"/>
      <w:bookmarkStart w:id="1047" w:name="_Toc43572111"/>
      <w:bookmarkStart w:id="1048" w:name="_Toc43572269"/>
      <w:bookmarkStart w:id="1049" w:name="_Toc49104251"/>
      <w:bookmarkStart w:id="1050" w:name="_Toc49104732"/>
      <w:bookmarkStart w:id="1051" w:name="_Toc49105213"/>
      <w:bookmarkStart w:id="1052" w:name="_Toc49105694"/>
      <w:bookmarkStart w:id="1053" w:name="_Toc49106173"/>
      <w:bookmarkStart w:id="1054" w:name="_Toc49113574"/>
      <w:bookmarkStart w:id="1055" w:name="_Toc49115204"/>
      <w:bookmarkStart w:id="1056" w:name="_Toc49115683"/>
      <w:bookmarkStart w:id="1057" w:name="_Toc49116163"/>
      <w:bookmarkStart w:id="1058" w:name="_Toc49116632"/>
      <w:bookmarkStart w:id="1059" w:name="_Toc49117087"/>
      <w:bookmarkStart w:id="1060" w:name="_Toc49117570"/>
      <w:bookmarkStart w:id="1061" w:name="_Toc49118024"/>
      <w:bookmarkStart w:id="1062" w:name="_Toc49118915"/>
      <w:bookmarkStart w:id="1063" w:name="_Toc43569302"/>
      <w:bookmarkStart w:id="1064" w:name="_Toc43569445"/>
      <w:bookmarkStart w:id="1065" w:name="_Toc43569589"/>
      <w:bookmarkStart w:id="1066" w:name="_Toc43569923"/>
      <w:bookmarkStart w:id="1067" w:name="_Toc43570024"/>
      <w:bookmarkStart w:id="1068" w:name="_Toc43572112"/>
      <w:bookmarkStart w:id="1069" w:name="_Toc43572270"/>
      <w:bookmarkStart w:id="1070" w:name="_Toc49104252"/>
      <w:bookmarkStart w:id="1071" w:name="_Toc49104733"/>
      <w:bookmarkStart w:id="1072" w:name="_Toc49105214"/>
      <w:bookmarkStart w:id="1073" w:name="_Toc49105695"/>
      <w:bookmarkStart w:id="1074" w:name="_Toc49106174"/>
      <w:bookmarkStart w:id="1075" w:name="_Toc49113575"/>
      <w:bookmarkStart w:id="1076" w:name="_Toc49115205"/>
      <w:bookmarkStart w:id="1077" w:name="_Toc49115684"/>
      <w:bookmarkStart w:id="1078" w:name="_Toc49116164"/>
      <w:bookmarkStart w:id="1079" w:name="_Toc49116633"/>
      <w:bookmarkStart w:id="1080" w:name="_Toc49117088"/>
      <w:bookmarkStart w:id="1081" w:name="_Toc49117571"/>
      <w:bookmarkStart w:id="1082" w:name="_Toc49118025"/>
      <w:bookmarkStart w:id="1083" w:name="_Toc49118475"/>
      <w:bookmarkStart w:id="1084" w:name="_Toc49118916"/>
      <w:bookmarkStart w:id="1085" w:name="_Toc49119368"/>
      <w:bookmarkStart w:id="1086" w:name="_Toc49119804"/>
      <w:bookmarkStart w:id="1087" w:name="_Toc43569303"/>
      <w:bookmarkStart w:id="1088" w:name="_Toc43569446"/>
      <w:bookmarkStart w:id="1089" w:name="_Toc43569590"/>
      <w:bookmarkStart w:id="1090" w:name="_Toc43569924"/>
      <w:bookmarkStart w:id="1091" w:name="_Toc43570025"/>
      <w:bookmarkStart w:id="1092" w:name="_Toc43572113"/>
      <w:bookmarkStart w:id="1093" w:name="_Toc43572271"/>
      <w:bookmarkStart w:id="1094" w:name="_Toc49104253"/>
      <w:bookmarkStart w:id="1095" w:name="_Toc49104734"/>
      <w:bookmarkStart w:id="1096" w:name="_Toc49105215"/>
      <w:bookmarkStart w:id="1097" w:name="_Toc49105696"/>
      <w:bookmarkStart w:id="1098" w:name="_Toc49106175"/>
      <w:bookmarkStart w:id="1099" w:name="_Toc49113576"/>
      <w:bookmarkStart w:id="1100" w:name="_Toc49115206"/>
      <w:bookmarkStart w:id="1101" w:name="_Toc49115685"/>
      <w:bookmarkStart w:id="1102" w:name="_Toc49116165"/>
      <w:bookmarkStart w:id="1103" w:name="_Toc49116634"/>
      <w:bookmarkStart w:id="1104" w:name="_Toc49117089"/>
      <w:bookmarkStart w:id="1105" w:name="_Toc49117572"/>
      <w:bookmarkStart w:id="1106" w:name="_Toc49118026"/>
      <w:bookmarkStart w:id="1107" w:name="_Toc49118917"/>
      <w:bookmarkStart w:id="1108" w:name="_Toc43569304"/>
      <w:bookmarkStart w:id="1109" w:name="_Toc43569447"/>
      <w:bookmarkStart w:id="1110" w:name="_Toc43569591"/>
      <w:bookmarkStart w:id="1111" w:name="_Toc43569925"/>
      <w:bookmarkStart w:id="1112" w:name="_Toc43570026"/>
      <w:bookmarkStart w:id="1113" w:name="_Toc43572114"/>
      <w:bookmarkStart w:id="1114" w:name="_Toc43572272"/>
      <w:bookmarkStart w:id="1115" w:name="_Toc49104254"/>
      <w:bookmarkStart w:id="1116" w:name="_Toc49104735"/>
      <w:bookmarkStart w:id="1117" w:name="_Toc49105216"/>
      <w:bookmarkStart w:id="1118" w:name="_Toc49105697"/>
      <w:bookmarkStart w:id="1119" w:name="_Toc49106176"/>
      <w:bookmarkStart w:id="1120" w:name="_Toc49113577"/>
      <w:bookmarkStart w:id="1121" w:name="_Toc49115207"/>
      <w:bookmarkStart w:id="1122" w:name="_Toc49115686"/>
      <w:bookmarkStart w:id="1123" w:name="_Toc49116166"/>
      <w:bookmarkStart w:id="1124" w:name="_Toc49116635"/>
      <w:bookmarkStart w:id="1125" w:name="_Toc49117090"/>
      <w:bookmarkStart w:id="1126" w:name="_Toc49117573"/>
      <w:bookmarkStart w:id="1127" w:name="_Toc49118027"/>
      <w:bookmarkStart w:id="1128" w:name="_Toc49118918"/>
      <w:bookmarkStart w:id="1129" w:name="_Toc43569305"/>
      <w:bookmarkStart w:id="1130" w:name="_Toc43569448"/>
      <w:bookmarkStart w:id="1131" w:name="_Toc43569592"/>
      <w:bookmarkStart w:id="1132" w:name="_Toc43569926"/>
      <w:bookmarkStart w:id="1133" w:name="_Toc43570027"/>
      <w:bookmarkStart w:id="1134" w:name="_Toc43572115"/>
      <w:bookmarkStart w:id="1135" w:name="_Toc43572273"/>
      <w:bookmarkStart w:id="1136" w:name="_Toc49104255"/>
      <w:bookmarkStart w:id="1137" w:name="_Toc49104736"/>
      <w:bookmarkStart w:id="1138" w:name="_Toc49105217"/>
      <w:bookmarkStart w:id="1139" w:name="_Toc49105698"/>
      <w:bookmarkStart w:id="1140" w:name="_Toc49106177"/>
      <w:bookmarkStart w:id="1141" w:name="_Toc49113578"/>
      <w:bookmarkStart w:id="1142" w:name="_Toc49115208"/>
      <w:bookmarkStart w:id="1143" w:name="_Toc49115687"/>
      <w:bookmarkStart w:id="1144" w:name="_Toc49116167"/>
      <w:bookmarkStart w:id="1145" w:name="_Toc49116636"/>
      <w:bookmarkStart w:id="1146" w:name="_Toc49117091"/>
      <w:bookmarkStart w:id="1147" w:name="_Toc49117574"/>
      <w:bookmarkStart w:id="1148" w:name="_Toc49118028"/>
      <w:bookmarkStart w:id="1149" w:name="_Toc49118919"/>
      <w:bookmarkStart w:id="1150" w:name="_Toc43569306"/>
      <w:bookmarkStart w:id="1151" w:name="_Toc43569449"/>
      <w:bookmarkStart w:id="1152" w:name="_Toc43569593"/>
      <w:bookmarkStart w:id="1153" w:name="_Toc43569927"/>
      <w:bookmarkStart w:id="1154" w:name="_Toc43570028"/>
      <w:bookmarkStart w:id="1155" w:name="_Toc43572116"/>
      <w:bookmarkStart w:id="1156" w:name="_Toc43572274"/>
      <w:bookmarkStart w:id="1157" w:name="_Toc49104256"/>
      <w:bookmarkStart w:id="1158" w:name="_Toc49104737"/>
      <w:bookmarkStart w:id="1159" w:name="_Toc49105218"/>
      <w:bookmarkStart w:id="1160" w:name="_Toc49105699"/>
      <w:bookmarkStart w:id="1161" w:name="_Toc49106178"/>
      <w:bookmarkStart w:id="1162" w:name="_Toc49113579"/>
      <w:bookmarkStart w:id="1163" w:name="_Toc49115209"/>
      <w:bookmarkStart w:id="1164" w:name="_Toc49115688"/>
      <w:bookmarkStart w:id="1165" w:name="_Toc49116168"/>
      <w:bookmarkStart w:id="1166" w:name="_Toc49116637"/>
      <w:bookmarkStart w:id="1167" w:name="_Toc49117092"/>
      <w:bookmarkStart w:id="1168" w:name="_Toc49117575"/>
      <w:bookmarkStart w:id="1169" w:name="_Toc49118029"/>
      <w:bookmarkStart w:id="1170" w:name="_Toc49118920"/>
      <w:bookmarkStart w:id="1171" w:name="_Toc43569307"/>
      <w:bookmarkStart w:id="1172" w:name="_Toc43569450"/>
      <w:bookmarkStart w:id="1173" w:name="_Toc43569594"/>
      <w:bookmarkStart w:id="1174" w:name="_Toc43569928"/>
      <w:bookmarkStart w:id="1175" w:name="_Toc43570029"/>
      <w:bookmarkStart w:id="1176" w:name="_Toc43572117"/>
      <w:bookmarkStart w:id="1177" w:name="_Toc43572275"/>
      <w:bookmarkStart w:id="1178" w:name="_Toc49104257"/>
      <w:bookmarkStart w:id="1179" w:name="_Toc49104738"/>
      <w:bookmarkStart w:id="1180" w:name="_Toc49105219"/>
      <w:bookmarkStart w:id="1181" w:name="_Toc49105700"/>
      <w:bookmarkStart w:id="1182" w:name="_Toc49106179"/>
      <w:bookmarkStart w:id="1183" w:name="_Toc49113580"/>
      <w:bookmarkStart w:id="1184" w:name="_Toc49115210"/>
      <w:bookmarkStart w:id="1185" w:name="_Toc49115689"/>
      <w:bookmarkStart w:id="1186" w:name="_Toc49116169"/>
      <w:bookmarkStart w:id="1187" w:name="_Toc49116638"/>
      <w:bookmarkStart w:id="1188" w:name="_Toc49117093"/>
      <w:bookmarkStart w:id="1189" w:name="_Toc49117576"/>
      <w:bookmarkStart w:id="1190" w:name="_Toc49118030"/>
      <w:bookmarkStart w:id="1191" w:name="_Toc49118921"/>
      <w:bookmarkStart w:id="1192" w:name="_Toc43569308"/>
      <w:bookmarkStart w:id="1193" w:name="_Toc43569451"/>
      <w:bookmarkStart w:id="1194" w:name="_Toc43569595"/>
      <w:bookmarkStart w:id="1195" w:name="_Toc43569929"/>
      <w:bookmarkStart w:id="1196" w:name="_Toc43570030"/>
      <w:bookmarkStart w:id="1197" w:name="_Toc43572118"/>
      <w:bookmarkStart w:id="1198" w:name="_Toc43572276"/>
      <w:bookmarkStart w:id="1199" w:name="_Toc49104258"/>
      <w:bookmarkStart w:id="1200" w:name="_Toc49104739"/>
      <w:bookmarkStart w:id="1201" w:name="_Toc49105220"/>
      <w:bookmarkStart w:id="1202" w:name="_Toc49105701"/>
      <w:bookmarkStart w:id="1203" w:name="_Toc49106180"/>
      <w:bookmarkStart w:id="1204" w:name="_Toc49113581"/>
      <w:bookmarkStart w:id="1205" w:name="_Toc49115211"/>
      <w:bookmarkStart w:id="1206" w:name="_Toc49115690"/>
      <w:bookmarkStart w:id="1207" w:name="_Toc49116170"/>
      <w:bookmarkStart w:id="1208" w:name="_Toc49116639"/>
      <w:bookmarkStart w:id="1209" w:name="_Toc49117094"/>
      <w:bookmarkStart w:id="1210" w:name="_Toc49117577"/>
      <w:bookmarkStart w:id="1211" w:name="_Toc49118031"/>
      <w:bookmarkStart w:id="1212" w:name="_Toc49118922"/>
      <w:bookmarkStart w:id="1213" w:name="_Toc43569309"/>
      <w:bookmarkStart w:id="1214" w:name="_Toc43569452"/>
      <w:bookmarkStart w:id="1215" w:name="_Toc43569596"/>
      <w:bookmarkStart w:id="1216" w:name="_Toc43569930"/>
      <w:bookmarkStart w:id="1217" w:name="_Toc43570031"/>
      <w:bookmarkStart w:id="1218" w:name="_Toc43572119"/>
      <w:bookmarkStart w:id="1219" w:name="_Toc43572277"/>
      <w:bookmarkStart w:id="1220" w:name="_Toc49104259"/>
      <w:bookmarkStart w:id="1221" w:name="_Toc49104740"/>
      <w:bookmarkStart w:id="1222" w:name="_Toc49105221"/>
      <w:bookmarkStart w:id="1223" w:name="_Toc49105702"/>
      <w:bookmarkStart w:id="1224" w:name="_Toc49106181"/>
      <w:bookmarkStart w:id="1225" w:name="_Toc49113582"/>
      <w:bookmarkStart w:id="1226" w:name="_Toc49115212"/>
      <w:bookmarkStart w:id="1227" w:name="_Toc49115691"/>
      <w:bookmarkStart w:id="1228" w:name="_Toc49116171"/>
      <w:bookmarkStart w:id="1229" w:name="_Toc49116640"/>
      <w:bookmarkStart w:id="1230" w:name="_Toc49117095"/>
      <w:bookmarkStart w:id="1231" w:name="_Toc49117578"/>
      <w:bookmarkStart w:id="1232" w:name="_Toc49118032"/>
      <w:bookmarkStart w:id="1233" w:name="_Toc49118923"/>
      <w:bookmarkStart w:id="1234" w:name="_Toc43569310"/>
      <w:bookmarkStart w:id="1235" w:name="_Toc43569453"/>
      <w:bookmarkStart w:id="1236" w:name="_Toc43569597"/>
      <w:bookmarkStart w:id="1237" w:name="_Toc43569931"/>
      <w:bookmarkStart w:id="1238" w:name="_Toc43570032"/>
      <w:bookmarkStart w:id="1239" w:name="_Toc43572120"/>
      <w:bookmarkStart w:id="1240" w:name="_Toc43572278"/>
      <w:bookmarkStart w:id="1241" w:name="_Toc49104260"/>
      <w:bookmarkStart w:id="1242" w:name="_Toc49104741"/>
      <w:bookmarkStart w:id="1243" w:name="_Toc49105222"/>
      <w:bookmarkStart w:id="1244" w:name="_Toc49105703"/>
      <w:bookmarkStart w:id="1245" w:name="_Toc49106182"/>
      <w:bookmarkStart w:id="1246" w:name="_Toc49113583"/>
      <w:bookmarkStart w:id="1247" w:name="_Toc49115213"/>
      <w:bookmarkStart w:id="1248" w:name="_Toc49115692"/>
      <w:bookmarkStart w:id="1249" w:name="_Toc49116172"/>
      <w:bookmarkStart w:id="1250" w:name="_Toc49116641"/>
      <w:bookmarkStart w:id="1251" w:name="_Toc49117096"/>
      <w:bookmarkStart w:id="1252" w:name="_Toc49117579"/>
      <w:bookmarkStart w:id="1253" w:name="_Toc49118033"/>
      <w:bookmarkStart w:id="1254" w:name="_Toc49118924"/>
      <w:bookmarkStart w:id="1255" w:name="_Toc43569311"/>
      <w:bookmarkStart w:id="1256" w:name="_Toc43569454"/>
      <w:bookmarkStart w:id="1257" w:name="_Toc43569598"/>
      <w:bookmarkStart w:id="1258" w:name="_Toc43569932"/>
      <w:bookmarkStart w:id="1259" w:name="_Toc43570033"/>
      <w:bookmarkStart w:id="1260" w:name="_Toc43572121"/>
      <w:bookmarkStart w:id="1261" w:name="_Toc43572279"/>
      <w:bookmarkStart w:id="1262" w:name="_Toc49104261"/>
      <w:bookmarkStart w:id="1263" w:name="_Toc49104742"/>
      <w:bookmarkStart w:id="1264" w:name="_Toc49105223"/>
      <w:bookmarkStart w:id="1265" w:name="_Toc49105704"/>
      <w:bookmarkStart w:id="1266" w:name="_Toc49106183"/>
      <w:bookmarkStart w:id="1267" w:name="_Toc49113584"/>
      <w:bookmarkStart w:id="1268" w:name="_Toc49115214"/>
      <w:bookmarkStart w:id="1269" w:name="_Toc49115693"/>
      <w:bookmarkStart w:id="1270" w:name="_Toc49116173"/>
      <w:bookmarkStart w:id="1271" w:name="_Toc49116642"/>
      <w:bookmarkStart w:id="1272" w:name="_Toc49117097"/>
      <w:bookmarkStart w:id="1273" w:name="_Toc49117580"/>
      <w:bookmarkStart w:id="1274" w:name="_Toc49118034"/>
      <w:bookmarkStart w:id="1275" w:name="_Toc49118925"/>
      <w:bookmarkStart w:id="1276" w:name="_Toc43569312"/>
      <w:bookmarkStart w:id="1277" w:name="_Toc43569455"/>
      <w:bookmarkStart w:id="1278" w:name="_Toc43569599"/>
      <w:bookmarkStart w:id="1279" w:name="_Toc43569933"/>
      <w:bookmarkStart w:id="1280" w:name="_Toc43570034"/>
      <w:bookmarkStart w:id="1281" w:name="_Toc43572122"/>
      <w:bookmarkStart w:id="1282" w:name="_Toc43572280"/>
      <w:bookmarkStart w:id="1283" w:name="_Toc49104262"/>
      <w:bookmarkStart w:id="1284" w:name="_Toc49104743"/>
      <w:bookmarkStart w:id="1285" w:name="_Toc49105224"/>
      <w:bookmarkStart w:id="1286" w:name="_Toc49105705"/>
      <w:bookmarkStart w:id="1287" w:name="_Toc49106184"/>
      <w:bookmarkStart w:id="1288" w:name="_Toc49113585"/>
      <w:bookmarkStart w:id="1289" w:name="_Toc49115215"/>
      <w:bookmarkStart w:id="1290" w:name="_Toc49115694"/>
      <w:bookmarkStart w:id="1291" w:name="_Toc49116174"/>
      <w:bookmarkStart w:id="1292" w:name="_Toc49116643"/>
      <w:bookmarkStart w:id="1293" w:name="_Toc49117098"/>
      <w:bookmarkStart w:id="1294" w:name="_Toc49117581"/>
      <w:bookmarkStart w:id="1295" w:name="_Toc49118035"/>
      <w:bookmarkStart w:id="1296" w:name="_Toc49118485"/>
      <w:bookmarkStart w:id="1297" w:name="_Toc49118926"/>
      <w:bookmarkStart w:id="1298" w:name="_Toc49119378"/>
      <w:bookmarkStart w:id="1299" w:name="_Toc49119814"/>
      <w:bookmarkStart w:id="1300" w:name="_Toc43569313"/>
      <w:bookmarkStart w:id="1301" w:name="_Toc43569456"/>
      <w:bookmarkStart w:id="1302" w:name="_Toc43569600"/>
      <w:bookmarkStart w:id="1303" w:name="_Toc43569934"/>
      <w:bookmarkStart w:id="1304" w:name="_Toc43570035"/>
      <w:bookmarkStart w:id="1305" w:name="_Toc43572123"/>
      <w:bookmarkStart w:id="1306" w:name="_Toc43572281"/>
      <w:bookmarkStart w:id="1307" w:name="_Toc49104263"/>
      <w:bookmarkStart w:id="1308" w:name="_Toc49104744"/>
      <w:bookmarkStart w:id="1309" w:name="_Toc49105225"/>
      <w:bookmarkStart w:id="1310" w:name="_Toc49105706"/>
      <w:bookmarkStart w:id="1311" w:name="_Toc49106185"/>
      <w:bookmarkStart w:id="1312" w:name="_Toc49113586"/>
      <w:bookmarkStart w:id="1313" w:name="_Toc49115216"/>
      <w:bookmarkStart w:id="1314" w:name="_Toc49115695"/>
      <w:bookmarkStart w:id="1315" w:name="_Toc49116175"/>
      <w:bookmarkStart w:id="1316" w:name="_Toc49116644"/>
      <w:bookmarkStart w:id="1317" w:name="_Toc49117099"/>
      <w:bookmarkStart w:id="1318" w:name="_Toc49117582"/>
      <w:bookmarkStart w:id="1319" w:name="_Toc49118036"/>
      <w:bookmarkStart w:id="1320" w:name="_Toc49118927"/>
      <w:bookmarkStart w:id="1321" w:name="_Toc43569314"/>
      <w:bookmarkStart w:id="1322" w:name="_Toc43569457"/>
      <w:bookmarkStart w:id="1323" w:name="_Toc43569601"/>
      <w:bookmarkStart w:id="1324" w:name="_Toc43569935"/>
      <w:bookmarkStart w:id="1325" w:name="_Toc43570036"/>
      <w:bookmarkStart w:id="1326" w:name="_Toc43572124"/>
      <w:bookmarkStart w:id="1327" w:name="_Toc43572282"/>
      <w:bookmarkStart w:id="1328" w:name="_Toc49104264"/>
      <w:bookmarkStart w:id="1329" w:name="_Toc49104745"/>
      <w:bookmarkStart w:id="1330" w:name="_Toc49105226"/>
      <w:bookmarkStart w:id="1331" w:name="_Toc49105707"/>
      <w:bookmarkStart w:id="1332" w:name="_Toc49106186"/>
      <w:bookmarkStart w:id="1333" w:name="_Toc49113587"/>
      <w:bookmarkStart w:id="1334" w:name="_Toc49115217"/>
      <w:bookmarkStart w:id="1335" w:name="_Toc49115696"/>
      <w:bookmarkStart w:id="1336" w:name="_Toc49116176"/>
      <w:bookmarkStart w:id="1337" w:name="_Toc49116645"/>
      <w:bookmarkStart w:id="1338" w:name="_Toc49117100"/>
      <w:bookmarkStart w:id="1339" w:name="_Toc49117583"/>
      <w:bookmarkStart w:id="1340" w:name="_Toc49118037"/>
      <w:bookmarkStart w:id="1341" w:name="_Toc49118928"/>
      <w:bookmarkStart w:id="1342" w:name="_Toc49348923"/>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r w:rsidRPr="00300CE9">
        <w:t>Handling of complaints</w:t>
      </w:r>
      <w:bookmarkEnd w:id="1342"/>
      <w:r w:rsidRPr="00300CE9">
        <w:t xml:space="preserve"> </w:t>
      </w:r>
    </w:p>
    <w:p w14:paraId="5E8BA7BE" w14:textId="5499E7EC" w:rsidR="00DC180E" w:rsidRPr="00300CE9" w:rsidRDefault="00DC180E" w:rsidP="00DC180E">
      <w:pPr>
        <w:spacing w:after="240"/>
        <w:jc w:val="both"/>
        <w:rPr>
          <w:rFonts w:asciiTheme="majorHAnsi" w:hAnsiTheme="majorHAnsi" w:cstheme="majorHAnsi"/>
          <w:sz w:val="22"/>
          <w:szCs w:val="22"/>
        </w:rPr>
      </w:pPr>
      <w:r w:rsidRPr="00300CE9">
        <w:rPr>
          <w:rFonts w:asciiTheme="majorHAnsi" w:hAnsiTheme="majorHAnsi" w:cstheme="majorHAnsi"/>
          <w:sz w:val="22"/>
          <w:szCs w:val="22"/>
        </w:rPr>
        <w:t>A producer group or individual producer with multiple sites must maintain a system to ensure that customer complaints are received, registered, identified, investigated, followed up and reviewed</w:t>
      </w:r>
      <w:r w:rsidR="00185B1A" w:rsidRPr="00300CE9">
        <w:rPr>
          <w:rFonts w:asciiTheme="majorHAnsi" w:hAnsiTheme="majorHAnsi" w:cstheme="majorHAnsi"/>
          <w:sz w:val="22"/>
          <w:szCs w:val="22"/>
        </w:rPr>
        <w:t xml:space="preserve"> in a fair and timely fashion.</w:t>
      </w:r>
    </w:p>
    <w:p w14:paraId="356E8EF5" w14:textId="0C1211F8" w:rsidR="007F26BE" w:rsidRPr="00300CE9" w:rsidRDefault="00EE0DE8" w:rsidP="00300CE9">
      <w:pPr>
        <w:pStyle w:val="Heading2"/>
        <w:ind w:left="810" w:hanging="792"/>
      </w:pPr>
      <w:bookmarkStart w:id="1343" w:name="_Toc49348924"/>
      <w:r w:rsidRPr="00300CE9">
        <w:t>S</w:t>
      </w:r>
      <w:r w:rsidR="003272CA" w:rsidRPr="00300CE9">
        <w:t>ervice providers</w:t>
      </w:r>
      <w:bookmarkEnd w:id="1343"/>
      <w:r w:rsidR="007F26BE" w:rsidRPr="00300CE9">
        <w:t xml:space="preserve"> </w:t>
      </w:r>
    </w:p>
    <w:p w14:paraId="66B9213A" w14:textId="0D5C6FDF" w:rsidR="001B69BF" w:rsidRPr="00300CE9" w:rsidRDefault="001B69BF" w:rsidP="001B69BF">
      <w:pPr>
        <w:spacing w:after="240"/>
        <w:jc w:val="both"/>
        <w:rPr>
          <w:rFonts w:asciiTheme="majorHAnsi" w:hAnsiTheme="majorHAnsi" w:cstheme="majorHAnsi"/>
          <w:sz w:val="22"/>
          <w:szCs w:val="22"/>
        </w:rPr>
      </w:pPr>
      <w:r w:rsidRPr="00300CE9">
        <w:rPr>
          <w:rFonts w:asciiTheme="majorHAnsi" w:hAnsiTheme="majorHAnsi" w:cstheme="majorHAnsi"/>
          <w:sz w:val="22"/>
          <w:szCs w:val="22"/>
        </w:rPr>
        <w:t>The IMS must maintain complete records to demonstrate that the competency of any service providers has been assessed and meets the requirements of the SRP Standard.  The work of service providers should follow relevant requirements and procedures in accordance with the applicant's IMS; such requirements must be specified in service level agreements or contracts.</w:t>
      </w:r>
    </w:p>
    <w:p w14:paraId="26E572DA" w14:textId="4167D5F7" w:rsidR="00860886" w:rsidRPr="00300CE9" w:rsidRDefault="00860886" w:rsidP="00300CE9">
      <w:pPr>
        <w:pStyle w:val="Heading2"/>
        <w:ind w:left="810" w:hanging="792"/>
      </w:pPr>
      <w:bookmarkStart w:id="1344" w:name="_Toc49348925"/>
      <w:r w:rsidRPr="00300CE9">
        <w:t xml:space="preserve">Logo use and </w:t>
      </w:r>
      <w:r w:rsidR="00CC2642" w:rsidRPr="00300CE9">
        <w:t>permitted c</w:t>
      </w:r>
      <w:r w:rsidRPr="00300CE9">
        <w:t>laim</w:t>
      </w:r>
      <w:r w:rsidR="00CC2642" w:rsidRPr="00300CE9">
        <w:t>s</w:t>
      </w:r>
      <w:bookmarkEnd w:id="1344"/>
    </w:p>
    <w:p w14:paraId="31186306" w14:textId="6E7C1929" w:rsidR="0008186A" w:rsidRPr="00300CE9" w:rsidRDefault="001B69BF" w:rsidP="00C03303">
      <w:pPr>
        <w:jc w:val="both"/>
        <w:rPr>
          <w:rFonts w:asciiTheme="majorHAnsi" w:hAnsiTheme="majorHAnsi" w:cstheme="majorHAnsi"/>
          <w:color w:val="00B050"/>
          <w:sz w:val="22"/>
          <w:szCs w:val="22"/>
          <w:lang w:val="en-US"/>
        </w:rPr>
        <w:sectPr w:rsidR="0008186A" w:rsidRPr="00300CE9" w:rsidSect="00300CE9">
          <w:headerReference w:type="default" r:id="rId38"/>
          <w:footerReference w:type="even" r:id="rId39"/>
          <w:footerReference w:type="default" r:id="rId40"/>
          <w:headerReference w:type="first" r:id="rId41"/>
          <w:pgSz w:w="11900" w:h="16840"/>
          <w:pgMar w:top="1440" w:right="1440" w:bottom="1440" w:left="1440" w:header="708" w:footer="708" w:gutter="0"/>
          <w:cols w:space="708"/>
          <w:titlePg/>
          <w:docGrid w:linePitch="360"/>
        </w:sectPr>
      </w:pPr>
      <w:r w:rsidRPr="00300CE9">
        <w:rPr>
          <w:rFonts w:asciiTheme="majorHAnsi" w:hAnsiTheme="majorHAnsi" w:cstheme="majorHAnsi"/>
          <w:sz w:val="22"/>
          <w:szCs w:val="22"/>
        </w:rPr>
        <w:t>Under th</w:t>
      </w:r>
      <w:r w:rsidR="00CC2642" w:rsidRPr="00300CE9">
        <w:rPr>
          <w:rFonts w:asciiTheme="majorHAnsi" w:hAnsiTheme="majorHAnsi" w:cstheme="majorHAnsi"/>
          <w:sz w:val="22"/>
          <w:szCs w:val="22"/>
        </w:rPr>
        <w:t>e SRP Assurance Scheme</w:t>
      </w:r>
      <w:r w:rsidRPr="00300CE9">
        <w:rPr>
          <w:rFonts w:asciiTheme="majorHAnsi" w:hAnsiTheme="majorHAnsi" w:cstheme="majorHAnsi"/>
          <w:sz w:val="22"/>
          <w:szCs w:val="22"/>
        </w:rPr>
        <w:t>, permitted sustainability claims and use of the SRP-Verified logo depend on the</w:t>
      </w:r>
      <w:r w:rsidR="00CC2642" w:rsidRPr="00300CE9">
        <w:rPr>
          <w:rFonts w:asciiTheme="majorHAnsi" w:hAnsiTheme="majorHAnsi" w:cstheme="majorHAnsi"/>
          <w:sz w:val="22"/>
          <w:szCs w:val="22"/>
        </w:rPr>
        <w:t xml:space="preserve"> assurance level. </w:t>
      </w:r>
      <w:bookmarkEnd w:id="1"/>
      <w:bookmarkEnd w:id="51"/>
      <w:r w:rsidRPr="00300CE9">
        <w:rPr>
          <w:rFonts w:asciiTheme="majorHAnsi" w:eastAsia="Times New Roman" w:hAnsiTheme="majorHAnsi" w:cstheme="majorHAnsi"/>
          <w:sz w:val="22"/>
          <w:szCs w:val="22"/>
        </w:rPr>
        <w:t xml:space="preserve">In making on or off-pack claims and in using the SRP-Verified logo, the producer group must comply with the SRP Assurance Scheme (Member Communication and Claims/Logo Guidelines, Annex 7) and the </w:t>
      </w:r>
      <w:proofErr w:type="spellStart"/>
      <w:r w:rsidRPr="00300CE9">
        <w:rPr>
          <w:rFonts w:asciiTheme="majorHAnsi" w:eastAsia="Times New Roman" w:hAnsiTheme="majorHAnsi" w:cstheme="majorHAnsi"/>
          <w:sz w:val="22"/>
          <w:szCs w:val="22"/>
        </w:rPr>
        <w:t>CoC</w:t>
      </w:r>
      <w:proofErr w:type="spellEnd"/>
      <w:r w:rsidRPr="00300CE9">
        <w:rPr>
          <w:rFonts w:asciiTheme="majorHAnsi" w:eastAsia="Times New Roman" w:hAnsiTheme="majorHAnsi" w:cstheme="majorHAnsi"/>
          <w:sz w:val="22"/>
          <w:szCs w:val="22"/>
        </w:rPr>
        <w:t xml:space="preserve"> Policy. Both documents are</w:t>
      </w:r>
      <w:r w:rsidRPr="00300CE9">
        <w:rPr>
          <w:rFonts w:asciiTheme="majorHAnsi" w:hAnsiTheme="majorHAnsi" w:cstheme="majorHAnsi"/>
          <w:sz w:val="22"/>
          <w:szCs w:val="22"/>
        </w:rPr>
        <w:t xml:space="preserve"> available at the GLOBALG.A.P. and SRP websites.</w:t>
      </w:r>
    </w:p>
    <w:p w14:paraId="194F58C5" w14:textId="79C144D6" w:rsidR="00C132E6" w:rsidRPr="00300CE9" w:rsidRDefault="00036DD2" w:rsidP="00AD609D">
      <w:pPr>
        <w:pStyle w:val="Heading1"/>
      </w:pPr>
      <w:bookmarkStart w:id="1345" w:name="_Toc49104268"/>
      <w:bookmarkStart w:id="1346" w:name="_Toc49104749"/>
      <w:bookmarkStart w:id="1347" w:name="_Toc49105230"/>
      <w:bookmarkStart w:id="1348" w:name="_Toc49105711"/>
      <w:bookmarkStart w:id="1349" w:name="_Toc49106190"/>
      <w:bookmarkStart w:id="1350" w:name="_Toc49113591"/>
      <w:bookmarkStart w:id="1351" w:name="_Toc49115221"/>
      <w:bookmarkStart w:id="1352" w:name="_Toc49115700"/>
      <w:bookmarkStart w:id="1353" w:name="_Toc49116180"/>
      <w:bookmarkStart w:id="1354" w:name="_Toc49116649"/>
      <w:bookmarkStart w:id="1355" w:name="_Toc49117104"/>
      <w:bookmarkStart w:id="1356" w:name="_Toc49117587"/>
      <w:bookmarkStart w:id="1357" w:name="_Toc49118041"/>
      <w:bookmarkStart w:id="1358" w:name="_Toc49118491"/>
      <w:bookmarkStart w:id="1359" w:name="_Toc49118932"/>
      <w:bookmarkStart w:id="1360" w:name="_Toc49119384"/>
      <w:bookmarkStart w:id="1361" w:name="_Toc49119820"/>
      <w:bookmarkStart w:id="1362" w:name="_Toc49104269"/>
      <w:bookmarkStart w:id="1363" w:name="_Toc49104750"/>
      <w:bookmarkStart w:id="1364" w:name="_Toc49105231"/>
      <w:bookmarkStart w:id="1365" w:name="_Toc49105712"/>
      <w:bookmarkStart w:id="1366" w:name="_Toc49106191"/>
      <w:bookmarkStart w:id="1367" w:name="_Toc49113592"/>
      <w:bookmarkStart w:id="1368" w:name="_Toc49115222"/>
      <w:bookmarkStart w:id="1369" w:name="_Toc49115701"/>
      <w:bookmarkStart w:id="1370" w:name="_Toc49116181"/>
      <w:bookmarkStart w:id="1371" w:name="_Toc49116650"/>
      <w:bookmarkStart w:id="1372" w:name="_Toc49117105"/>
      <w:bookmarkStart w:id="1373" w:name="_Toc49117588"/>
      <w:bookmarkStart w:id="1374" w:name="_Toc49118042"/>
      <w:bookmarkStart w:id="1375" w:name="_Toc49118933"/>
      <w:bookmarkStart w:id="1376" w:name="_Toc49104270"/>
      <w:bookmarkStart w:id="1377" w:name="_Toc49104751"/>
      <w:bookmarkStart w:id="1378" w:name="_Toc49105232"/>
      <w:bookmarkStart w:id="1379" w:name="_Toc49105713"/>
      <w:bookmarkStart w:id="1380" w:name="_Toc49106192"/>
      <w:bookmarkStart w:id="1381" w:name="_Toc49113593"/>
      <w:bookmarkStart w:id="1382" w:name="_Toc49115223"/>
      <w:bookmarkStart w:id="1383" w:name="_Toc49115702"/>
      <w:bookmarkStart w:id="1384" w:name="_Toc49116182"/>
      <w:bookmarkStart w:id="1385" w:name="_Toc49116651"/>
      <w:bookmarkStart w:id="1386" w:name="_Toc49117106"/>
      <w:bookmarkStart w:id="1387" w:name="_Toc49117589"/>
      <w:bookmarkStart w:id="1388" w:name="_Toc49118043"/>
      <w:bookmarkStart w:id="1389" w:name="_Toc49118493"/>
      <w:bookmarkStart w:id="1390" w:name="_Toc49118934"/>
      <w:bookmarkStart w:id="1391" w:name="_Toc49119386"/>
      <w:bookmarkStart w:id="1392" w:name="_Toc49119822"/>
      <w:bookmarkStart w:id="1393" w:name="_Toc49104271"/>
      <w:bookmarkStart w:id="1394" w:name="_Toc49104752"/>
      <w:bookmarkStart w:id="1395" w:name="_Toc49105233"/>
      <w:bookmarkStart w:id="1396" w:name="_Toc49105714"/>
      <w:bookmarkStart w:id="1397" w:name="_Toc49106193"/>
      <w:bookmarkStart w:id="1398" w:name="_Toc49113594"/>
      <w:bookmarkStart w:id="1399" w:name="_Toc49115224"/>
      <w:bookmarkStart w:id="1400" w:name="_Toc49115703"/>
      <w:bookmarkStart w:id="1401" w:name="_Toc49116183"/>
      <w:bookmarkStart w:id="1402" w:name="_Toc49116652"/>
      <w:bookmarkStart w:id="1403" w:name="_Toc49117107"/>
      <w:bookmarkStart w:id="1404" w:name="_Toc49117590"/>
      <w:bookmarkStart w:id="1405" w:name="_Toc49118044"/>
      <w:bookmarkStart w:id="1406" w:name="_Toc49118935"/>
      <w:bookmarkStart w:id="1407" w:name="_Toc49104272"/>
      <w:bookmarkStart w:id="1408" w:name="_Toc49104753"/>
      <w:bookmarkStart w:id="1409" w:name="_Toc49105234"/>
      <w:bookmarkStart w:id="1410" w:name="_Toc49105715"/>
      <w:bookmarkStart w:id="1411" w:name="_Toc49106194"/>
      <w:bookmarkStart w:id="1412" w:name="_Toc49113595"/>
      <w:bookmarkStart w:id="1413" w:name="_Toc49115225"/>
      <w:bookmarkStart w:id="1414" w:name="_Toc49115704"/>
      <w:bookmarkStart w:id="1415" w:name="_Toc49116184"/>
      <w:bookmarkStart w:id="1416" w:name="_Toc49116653"/>
      <w:bookmarkStart w:id="1417" w:name="_Toc49117108"/>
      <w:bookmarkStart w:id="1418" w:name="_Toc49117591"/>
      <w:bookmarkStart w:id="1419" w:name="_Toc49118045"/>
      <w:bookmarkStart w:id="1420" w:name="_Toc49118495"/>
      <w:bookmarkStart w:id="1421" w:name="_Toc49118936"/>
      <w:bookmarkStart w:id="1422" w:name="_Toc49119388"/>
      <w:bookmarkStart w:id="1423" w:name="_Toc49119824"/>
      <w:bookmarkStart w:id="1424" w:name="_Toc49104366"/>
      <w:bookmarkStart w:id="1425" w:name="_Toc49104847"/>
      <w:bookmarkStart w:id="1426" w:name="_Toc49105328"/>
      <w:bookmarkStart w:id="1427" w:name="_Toc49105809"/>
      <w:bookmarkStart w:id="1428" w:name="_Toc49106288"/>
      <w:bookmarkStart w:id="1429" w:name="_Toc49113689"/>
      <w:bookmarkStart w:id="1430" w:name="_Toc49115319"/>
      <w:bookmarkStart w:id="1431" w:name="_Toc49115798"/>
      <w:bookmarkStart w:id="1432" w:name="_Toc49116278"/>
      <w:bookmarkStart w:id="1433" w:name="_Toc49116747"/>
      <w:bookmarkStart w:id="1434" w:name="_Toc49117202"/>
      <w:bookmarkStart w:id="1435" w:name="_Toc49117685"/>
      <w:bookmarkStart w:id="1436" w:name="_Toc49118139"/>
      <w:bookmarkStart w:id="1437" w:name="_Toc49119030"/>
      <w:bookmarkStart w:id="1438" w:name="_Toc49104367"/>
      <w:bookmarkStart w:id="1439" w:name="_Toc49104848"/>
      <w:bookmarkStart w:id="1440" w:name="_Toc49105329"/>
      <w:bookmarkStart w:id="1441" w:name="_Toc49105810"/>
      <w:bookmarkStart w:id="1442" w:name="_Toc49106289"/>
      <w:bookmarkStart w:id="1443" w:name="_Toc49113690"/>
      <w:bookmarkStart w:id="1444" w:name="_Toc49115320"/>
      <w:bookmarkStart w:id="1445" w:name="_Toc49115799"/>
      <w:bookmarkStart w:id="1446" w:name="_Toc49116279"/>
      <w:bookmarkStart w:id="1447" w:name="_Toc49116748"/>
      <w:bookmarkStart w:id="1448" w:name="_Toc49117203"/>
      <w:bookmarkStart w:id="1449" w:name="_Toc49117686"/>
      <w:bookmarkStart w:id="1450" w:name="_Toc49118140"/>
      <w:bookmarkStart w:id="1451" w:name="_Toc49118585"/>
      <w:bookmarkStart w:id="1452" w:name="_Toc49119031"/>
      <w:bookmarkStart w:id="1453" w:name="_Toc49119478"/>
      <w:bookmarkStart w:id="1454" w:name="_Toc49119914"/>
      <w:bookmarkStart w:id="1455" w:name="_Toc49104368"/>
      <w:bookmarkStart w:id="1456" w:name="_Toc49104849"/>
      <w:bookmarkStart w:id="1457" w:name="_Toc49105330"/>
      <w:bookmarkStart w:id="1458" w:name="_Toc49105811"/>
      <w:bookmarkStart w:id="1459" w:name="_Toc49106290"/>
      <w:bookmarkStart w:id="1460" w:name="_Toc49113691"/>
      <w:bookmarkStart w:id="1461" w:name="_Toc49115321"/>
      <w:bookmarkStart w:id="1462" w:name="_Toc49115800"/>
      <w:bookmarkStart w:id="1463" w:name="_Toc49116280"/>
      <w:bookmarkStart w:id="1464" w:name="_Toc49116749"/>
      <w:bookmarkStart w:id="1465" w:name="_Toc49117204"/>
      <w:bookmarkStart w:id="1466" w:name="_Toc49117687"/>
      <w:bookmarkStart w:id="1467" w:name="_Toc49118141"/>
      <w:bookmarkStart w:id="1468" w:name="_Toc49119032"/>
      <w:bookmarkStart w:id="1469" w:name="_Toc49104369"/>
      <w:bookmarkStart w:id="1470" w:name="_Toc49104850"/>
      <w:bookmarkStart w:id="1471" w:name="_Toc49105331"/>
      <w:bookmarkStart w:id="1472" w:name="_Toc49105812"/>
      <w:bookmarkStart w:id="1473" w:name="_Toc49106291"/>
      <w:bookmarkStart w:id="1474" w:name="_Toc49113692"/>
      <w:bookmarkStart w:id="1475" w:name="_Toc49115322"/>
      <w:bookmarkStart w:id="1476" w:name="_Toc49115801"/>
      <w:bookmarkStart w:id="1477" w:name="_Toc49116281"/>
      <w:bookmarkStart w:id="1478" w:name="_Toc49116750"/>
      <w:bookmarkStart w:id="1479" w:name="_Toc49117205"/>
      <w:bookmarkStart w:id="1480" w:name="_Toc49117688"/>
      <w:bookmarkStart w:id="1481" w:name="_Toc49118142"/>
      <w:bookmarkStart w:id="1482" w:name="_Toc49118587"/>
      <w:bookmarkStart w:id="1483" w:name="_Toc49119033"/>
      <w:bookmarkStart w:id="1484" w:name="_Toc49119480"/>
      <w:bookmarkStart w:id="1485" w:name="_Toc49119916"/>
      <w:bookmarkStart w:id="1486" w:name="_Toc49104535"/>
      <w:bookmarkStart w:id="1487" w:name="_Toc49105016"/>
      <w:bookmarkStart w:id="1488" w:name="_Toc49105497"/>
      <w:bookmarkStart w:id="1489" w:name="_Toc49105978"/>
      <w:bookmarkStart w:id="1490" w:name="_Toc49106457"/>
      <w:bookmarkStart w:id="1491" w:name="_Toc49113858"/>
      <w:bookmarkStart w:id="1492" w:name="_Toc49115488"/>
      <w:bookmarkStart w:id="1493" w:name="_Toc49115967"/>
      <w:bookmarkStart w:id="1494" w:name="_Toc49116447"/>
      <w:bookmarkStart w:id="1495" w:name="_Toc49116916"/>
      <w:bookmarkStart w:id="1496" w:name="_Toc49117371"/>
      <w:bookmarkStart w:id="1497" w:name="_Toc49117854"/>
      <w:bookmarkStart w:id="1498" w:name="_Toc49118308"/>
      <w:bookmarkStart w:id="1499" w:name="_Toc49118748"/>
      <w:bookmarkStart w:id="1500" w:name="_Toc49119199"/>
      <w:bookmarkStart w:id="1501" w:name="_Toc49119641"/>
      <w:bookmarkStart w:id="1502" w:name="_Toc49120077"/>
      <w:bookmarkStart w:id="1503" w:name="_Toc49104626"/>
      <w:bookmarkStart w:id="1504" w:name="_Toc49105107"/>
      <w:bookmarkStart w:id="1505" w:name="_Toc49105588"/>
      <w:bookmarkStart w:id="1506" w:name="_Toc49106069"/>
      <w:bookmarkStart w:id="1507" w:name="_Toc49106548"/>
      <w:bookmarkStart w:id="1508" w:name="_Toc49113949"/>
      <w:bookmarkStart w:id="1509" w:name="_Toc49115579"/>
      <w:bookmarkStart w:id="1510" w:name="_Toc49116058"/>
      <w:bookmarkStart w:id="1511" w:name="_Toc49116538"/>
      <w:bookmarkStart w:id="1512" w:name="_Toc49117007"/>
      <w:bookmarkStart w:id="1513" w:name="_Toc49117462"/>
      <w:bookmarkStart w:id="1514" w:name="_Toc49117945"/>
      <w:bookmarkStart w:id="1515" w:name="_Toc49118399"/>
      <w:bookmarkStart w:id="1516" w:name="_Toc49118834"/>
      <w:bookmarkStart w:id="1517" w:name="_Toc49119290"/>
      <w:bookmarkStart w:id="1518" w:name="_Toc49119727"/>
      <w:bookmarkStart w:id="1519" w:name="_Toc49120163"/>
      <w:bookmarkStart w:id="1520" w:name="_Toc49348926"/>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r w:rsidRPr="00300CE9">
        <w:lastRenderedPageBreak/>
        <w:t>Annexes</w:t>
      </w:r>
      <w:bookmarkEnd w:id="1520"/>
    </w:p>
    <w:p w14:paraId="0EEC2DA5" w14:textId="77777777" w:rsidR="003F3935" w:rsidRPr="00300CE9" w:rsidRDefault="003F3935" w:rsidP="003F3935">
      <w:pPr>
        <w:rPr>
          <w:rFonts w:asciiTheme="majorHAnsi" w:hAnsiTheme="majorHAnsi" w:cstheme="majorHAnsi"/>
        </w:rPr>
      </w:pPr>
    </w:p>
    <w:p w14:paraId="7E5F82FF" w14:textId="0990EBFF" w:rsidR="000A2DF3" w:rsidRPr="00300CE9" w:rsidRDefault="000A2DF3" w:rsidP="0016698F">
      <w:pPr>
        <w:spacing w:after="120"/>
        <w:rPr>
          <w:rFonts w:asciiTheme="majorHAnsi" w:hAnsiTheme="majorHAnsi" w:cstheme="majorHAnsi"/>
          <w:b/>
          <w:bCs/>
          <w:color w:val="00B050"/>
        </w:rPr>
      </w:pPr>
      <w:r w:rsidRPr="00300CE9">
        <w:rPr>
          <w:rFonts w:asciiTheme="majorHAnsi" w:hAnsiTheme="majorHAnsi" w:cstheme="majorHAnsi"/>
          <w:b/>
          <w:bCs/>
          <w:color w:val="00B050"/>
        </w:rPr>
        <w:t>ANNEX 1:</w:t>
      </w:r>
      <w:r w:rsidR="0075090E" w:rsidRPr="00300CE9">
        <w:rPr>
          <w:rFonts w:asciiTheme="majorHAnsi" w:hAnsiTheme="majorHAnsi" w:cstheme="majorHAnsi"/>
          <w:b/>
          <w:bCs/>
          <w:color w:val="00B050"/>
        </w:rPr>
        <w:tab/>
        <w:t>Template for IMS function descriptions and staff qualifications</w:t>
      </w:r>
    </w:p>
    <w:p w14:paraId="31317C28" w14:textId="17BA5B66" w:rsidR="000A2DF3" w:rsidRPr="00300CE9" w:rsidRDefault="000A2DF3" w:rsidP="0016698F">
      <w:pPr>
        <w:spacing w:after="120"/>
        <w:rPr>
          <w:rFonts w:asciiTheme="majorHAnsi" w:hAnsiTheme="majorHAnsi" w:cstheme="majorHAnsi"/>
          <w:b/>
          <w:bCs/>
          <w:color w:val="00B050"/>
        </w:rPr>
      </w:pPr>
      <w:r w:rsidRPr="00300CE9">
        <w:rPr>
          <w:rFonts w:asciiTheme="majorHAnsi" w:hAnsiTheme="majorHAnsi" w:cstheme="majorHAnsi"/>
          <w:b/>
          <w:bCs/>
          <w:color w:val="00B050"/>
        </w:rPr>
        <w:t>ANNEX 2:</w:t>
      </w:r>
      <w:r w:rsidR="001531D1" w:rsidRPr="00300CE9">
        <w:rPr>
          <w:rFonts w:asciiTheme="majorHAnsi" w:hAnsiTheme="majorHAnsi" w:cstheme="majorHAnsi"/>
          <w:b/>
          <w:bCs/>
          <w:color w:val="00B050"/>
        </w:rPr>
        <w:tab/>
      </w:r>
      <w:r w:rsidR="007D5F76" w:rsidRPr="00300CE9">
        <w:rPr>
          <w:rFonts w:asciiTheme="majorHAnsi" w:hAnsiTheme="majorHAnsi" w:cstheme="majorHAnsi"/>
          <w:b/>
          <w:bCs/>
          <w:color w:val="00B050"/>
        </w:rPr>
        <w:t>Producers List</w:t>
      </w:r>
    </w:p>
    <w:p w14:paraId="5274C666" w14:textId="63510FA6" w:rsidR="000A2DF3" w:rsidRPr="00300CE9" w:rsidRDefault="000A2DF3" w:rsidP="0016698F">
      <w:pPr>
        <w:spacing w:after="120"/>
        <w:rPr>
          <w:rFonts w:asciiTheme="majorHAnsi" w:hAnsiTheme="majorHAnsi" w:cstheme="majorHAnsi"/>
          <w:b/>
          <w:bCs/>
          <w:color w:val="00B050"/>
        </w:rPr>
      </w:pPr>
      <w:r w:rsidRPr="00300CE9">
        <w:rPr>
          <w:rFonts w:asciiTheme="majorHAnsi" w:hAnsiTheme="majorHAnsi" w:cstheme="majorHAnsi"/>
          <w:b/>
          <w:bCs/>
          <w:color w:val="00B050"/>
        </w:rPr>
        <w:t>ANNEX 3:</w:t>
      </w:r>
      <w:r w:rsidR="001531D1" w:rsidRPr="00300CE9">
        <w:rPr>
          <w:rFonts w:asciiTheme="majorHAnsi" w:hAnsiTheme="majorHAnsi" w:cstheme="majorHAnsi"/>
          <w:b/>
          <w:bCs/>
          <w:color w:val="00B050"/>
        </w:rPr>
        <w:tab/>
      </w:r>
      <w:r w:rsidR="007D5F76" w:rsidRPr="00300CE9">
        <w:rPr>
          <w:rFonts w:asciiTheme="majorHAnsi" w:hAnsiTheme="majorHAnsi" w:cstheme="majorHAnsi"/>
          <w:b/>
          <w:bCs/>
          <w:color w:val="00B050"/>
        </w:rPr>
        <w:t>No Conflict of Interest Declaration</w:t>
      </w:r>
      <w:r w:rsidR="004336F6" w:rsidRPr="00300CE9">
        <w:rPr>
          <w:rFonts w:asciiTheme="majorHAnsi" w:hAnsiTheme="majorHAnsi" w:cstheme="majorHAnsi"/>
          <w:b/>
          <w:bCs/>
          <w:color w:val="00B050"/>
        </w:rPr>
        <w:t xml:space="preserve"> </w:t>
      </w:r>
      <w:r w:rsidRPr="00300CE9">
        <w:rPr>
          <w:rFonts w:asciiTheme="majorHAnsi" w:hAnsiTheme="majorHAnsi" w:cstheme="majorHAnsi"/>
          <w:b/>
          <w:bCs/>
          <w:color w:val="00B050"/>
        </w:rPr>
        <w:tab/>
      </w:r>
    </w:p>
    <w:p w14:paraId="64EC15E9" w14:textId="37D24AF7" w:rsidR="000A2DF3" w:rsidRPr="00300CE9" w:rsidRDefault="000A2DF3" w:rsidP="0016698F">
      <w:pPr>
        <w:spacing w:after="120"/>
        <w:rPr>
          <w:rFonts w:asciiTheme="majorHAnsi" w:hAnsiTheme="majorHAnsi" w:cstheme="majorHAnsi"/>
          <w:b/>
          <w:bCs/>
          <w:color w:val="00B050"/>
        </w:rPr>
      </w:pPr>
      <w:r w:rsidRPr="00300CE9">
        <w:rPr>
          <w:rFonts w:asciiTheme="majorHAnsi" w:hAnsiTheme="majorHAnsi" w:cstheme="majorHAnsi"/>
          <w:b/>
          <w:bCs/>
          <w:color w:val="00B050"/>
        </w:rPr>
        <w:t>ANNEX 4:</w:t>
      </w:r>
      <w:r w:rsidR="001531D1" w:rsidRPr="00300CE9">
        <w:rPr>
          <w:rFonts w:asciiTheme="majorHAnsi" w:hAnsiTheme="majorHAnsi" w:cstheme="majorHAnsi"/>
          <w:b/>
          <w:bCs/>
          <w:color w:val="00B050"/>
        </w:rPr>
        <w:tab/>
      </w:r>
      <w:r w:rsidR="007D5F76" w:rsidRPr="00300CE9">
        <w:rPr>
          <w:rFonts w:asciiTheme="majorHAnsi" w:hAnsiTheme="majorHAnsi" w:cstheme="majorHAnsi"/>
          <w:b/>
          <w:bCs/>
          <w:color w:val="00B050"/>
        </w:rPr>
        <w:t>Grievance Mechanism</w:t>
      </w:r>
      <w:r w:rsidRPr="00300CE9">
        <w:rPr>
          <w:rFonts w:asciiTheme="majorHAnsi" w:hAnsiTheme="majorHAnsi" w:cstheme="majorHAnsi"/>
          <w:b/>
          <w:bCs/>
          <w:color w:val="00B050"/>
        </w:rPr>
        <w:tab/>
      </w:r>
    </w:p>
    <w:p w14:paraId="50118A33" w14:textId="1992C2A5" w:rsidR="000A2DF3" w:rsidRPr="00300CE9" w:rsidRDefault="000A2DF3" w:rsidP="0016698F">
      <w:pPr>
        <w:spacing w:after="120"/>
        <w:rPr>
          <w:rFonts w:asciiTheme="majorHAnsi" w:hAnsiTheme="majorHAnsi" w:cstheme="majorHAnsi"/>
          <w:b/>
          <w:bCs/>
          <w:color w:val="00B050"/>
        </w:rPr>
      </w:pPr>
      <w:r w:rsidRPr="00300CE9">
        <w:rPr>
          <w:rFonts w:asciiTheme="majorHAnsi" w:hAnsiTheme="majorHAnsi" w:cstheme="majorHAnsi"/>
          <w:b/>
          <w:bCs/>
          <w:color w:val="00B050"/>
        </w:rPr>
        <w:t>ANNEX 5:</w:t>
      </w:r>
      <w:r w:rsidR="001531D1" w:rsidRPr="00300CE9">
        <w:rPr>
          <w:rFonts w:asciiTheme="majorHAnsi" w:hAnsiTheme="majorHAnsi" w:cstheme="majorHAnsi"/>
          <w:b/>
          <w:bCs/>
          <w:color w:val="00B050"/>
        </w:rPr>
        <w:tab/>
      </w:r>
      <w:r w:rsidR="008E3D24" w:rsidRPr="00300CE9">
        <w:rPr>
          <w:rFonts w:asciiTheme="majorHAnsi" w:hAnsiTheme="majorHAnsi" w:cstheme="majorHAnsi"/>
          <w:b/>
          <w:bCs/>
          <w:color w:val="00B050"/>
        </w:rPr>
        <w:t xml:space="preserve">Records on Training </w:t>
      </w:r>
      <w:r w:rsidR="001C63D0" w:rsidRPr="00300CE9">
        <w:rPr>
          <w:rFonts w:asciiTheme="majorHAnsi" w:hAnsiTheme="majorHAnsi" w:cstheme="majorHAnsi"/>
          <w:b/>
          <w:bCs/>
          <w:color w:val="00B050"/>
        </w:rPr>
        <w:t xml:space="preserve">Programme </w:t>
      </w:r>
      <w:r w:rsidRPr="00300CE9">
        <w:rPr>
          <w:rFonts w:asciiTheme="majorHAnsi" w:hAnsiTheme="majorHAnsi" w:cstheme="majorHAnsi"/>
          <w:b/>
          <w:bCs/>
          <w:color w:val="00B050"/>
        </w:rPr>
        <w:tab/>
      </w:r>
    </w:p>
    <w:p w14:paraId="2F9A4D34" w14:textId="02D988CC" w:rsidR="000A2DF3" w:rsidRPr="00300CE9" w:rsidRDefault="000A2DF3" w:rsidP="001531D1">
      <w:pPr>
        <w:rPr>
          <w:rFonts w:asciiTheme="majorHAnsi" w:hAnsiTheme="majorHAnsi" w:cstheme="majorHAnsi"/>
          <w:b/>
          <w:bCs/>
          <w:color w:val="00B050"/>
        </w:rPr>
      </w:pPr>
      <w:r w:rsidRPr="00300CE9">
        <w:rPr>
          <w:rFonts w:asciiTheme="majorHAnsi" w:hAnsiTheme="majorHAnsi" w:cstheme="majorHAnsi"/>
          <w:b/>
          <w:bCs/>
          <w:color w:val="00B050"/>
        </w:rPr>
        <w:t xml:space="preserve">ANNEX </w:t>
      </w:r>
      <w:r w:rsidR="00A51C7D">
        <w:rPr>
          <w:rFonts w:asciiTheme="majorHAnsi" w:hAnsiTheme="majorHAnsi" w:cstheme="majorHAnsi"/>
          <w:b/>
          <w:bCs/>
          <w:color w:val="00B050"/>
        </w:rPr>
        <w:t>6</w:t>
      </w:r>
      <w:r w:rsidRPr="00300CE9">
        <w:rPr>
          <w:rFonts w:asciiTheme="majorHAnsi" w:hAnsiTheme="majorHAnsi" w:cstheme="majorHAnsi"/>
          <w:b/>
          <w:bCs/>
          <w:color w:val="00B050"/>
        </w:rPr>
        <w:t>:</w:t>
      </w:r>
      <w:r w:rsidR="001531D1" w:rsidRPr="00300CE9">
        <w:rPr>
          <w:rFonts w:asciiTheme="majorHAnsi" w:hAnsiTheme="majorHAnsi" w:cstheme="majorHAnsi"/>
          <w:b/>
          <w:bCs/>
          <w:color w:val="00B050"/>
        </w:rPr>
        <w:tab/>
        <w:t>Internal Inspection Plan</w:t>
      </w:r>
      <w:bookmarkStart w:id="1521" w:name="_Toc41157505"/>
    </w:p>
    <w:p w14:paraId="7BF7AE76" w14:textId="77777777" w:rsidR="00B15886" w:rsidRPr="00300CE9" w:rsidRDefault="00B15886">
      <w:pPr>
        <w:rPr>
          <w:rFonts w:asciiTheme="majorHAnsi" w:hAnsiTheme="majorHAnsi" w:cstheme="majorHAnsi"/>
          <w:b/>
          <w:bCs/>
          <w:color w:val="00853E"/>
        </w:rPr>
      </w:pPr>
      <w:r w:rsidRPr="00300CE9">
        <w:rPr>
          <w:rFonts w:asciiTheme="majorHAnsi" w:hAnsiTheme="majorHAnsi" w:cstheme="majorHAnsi"/>
          <w:b/>
          <w:bCs/>
          <w:color w:val="00853E"/>
        </w:rPr>
        <w:br w:type="page"/>
      </w:r>
    </w:p>
    <w:p w14:paraId="25BB889C" w14:textId="29880043" w:rsidR="007368CC" w:rsidRPr="00300CE9" w:rsidRDefault="007368CC" w:rsidP="00382EFE">
      <w:pPr>
        <w:pStyle w:val="Heading2"/>
        <w:numPr>
          <w:ilvl w:val="0"/>
          <w:numId w:val="0"/>
        </w:numPr>
      </w:pPr>
      <w:bookmarkStart w:id="1522" w:name="_Toc452037920"/>
      <w:bookmarkStart w:id="1523" w:name="_Toc41157506"/>
      <w:bookmarkStart w:id="1524" w:name="_Toc49348927"/>
      <w:bookmarkEnd w:id="1521"/>
      <w:commentRangeStart w:id="1525"/>
      <w:commentRangeStart w:id="1526"/>
      <w:r w:rsidRPr="00300CE9">
        <w:lastRenderedPageBreak/>
        <w:t xml:space="preserve">Annex </w:t>
      </w:r>
      <w:commentRangeEnd w:id="1525"/>
      <w:r w:rsidR="007C22DF" w:rsidRPr="00300CE9">
        <w:commentReference w:id="1525"/>
      </w:r>
      <w:commentRangeEnd w:id="1526"/>
      <w:r w:rsidR="00A51C7D">
        <w:rPr>
          <w:rStyle w:val="CommentReference"/>
          <w:rFonts w:ascii="Corbel" w:eastAsiaTheme="minorEastAsia" w:hAnsi="Corbel" w:cstheme="minorBidi"/>
          <w:b w:val="0"/>
          <w:bCs w:val="0"/>
          <w:color w:val="auto"/>
        </w:rPr>
        <w:commentReference w:id="1526"/>
      </w:r>
      <w:r w:rsidR="00E04E5D" w:rsidRPr="00300CE9">
        <w:t>1</w:t>
      </w:r>
      <w:r w:rsidRPr="00300CE9">
        <w:t xml:space="preserve">: </w:t>
      </w:r>
      <w:r w:rsidR="003F3935" w:rsidRPr="00300CE9">
        <w:t xml:space="preserve">Template for </w:t>
      </w:r>
      <w:r w:rsidR="003944AB" w:rsidRPr="00300CE9">
        <w:t>I</w:t>
      </w:r>
      <w:r w:rsidR="00E56BBB" w:rsidRPr="00300CE9">
        <w:t>MS</w:t>
      </w:r>
      <w:r w:rsidR="003F3935" w:rsidRPr="00300CE9">
        <w:t xml:space="preserve"> f</w:t>
      </w:r>
      <w:r w:rsidRPr="00300CE9">
        <w:t xml:space="preserve">unction descriptions and </w:t>
      </w:r>
      <w:r w:rsidR="00036DD2" w:rsidRPr="00300CE9">
        <w:t>staff qualifications</w:t>
      </w:r>
      <w:bookmarkEnd w:id="1522"/>
      <w:bookmarkEnd w:id="1523"/>
      <w:bookmarkEnd w:id="1524"/>
    </w:p>
    <w:p w14:paraId="17D4B3AF" w14:textId="77777777" w:rsidR="00090405" w:rsidRPr="00300CE9" w:rsidRDefault="00090405" w:rsidP="00090405">
      <w:pPr>
        <w:rPr>
          <w:rFonts w:asciiTheme="majorHAnsi" w:hAnsiTheme="majorHAnsi" w:cstheme="majorHAnsi"/>
        </w:rPr>
      </w:pPr>
    </w:p>
    <w:p w14:paraId="027911DB" w14:textId="704614D0" w:rsidR="00036DD2" w:rsidRPr="00624C73" w:rsidRDefault="003944AB" w:rsidP="00036DD2">
      <w:pPr>
        <w:rPr>
          <w:rFonts w:asciiTheme="majorHAnsi" w:hAnsiTheme="majorHAnsi" w:cstheme="majorHAnsi"/>
          <w:b/>
          <w:sz w:val="22"/>
          <w:szCs w:val="22"/>
          <w:u w:val="single"/>
        </w:rPr>
      </w:pPr>
      <w:r w:rsidRPr="00624C73">
        <w:rPr>
          <w:rFonts w:asciiTheme="majorHAnsi" w:hAnsiTheme="majorHAnsi" w:cstheme="majorHAnsi"/>
          <w:b/>
          <w:sz w:val="22"/>
          <w:szCs w:val="22"/>
          <w:u w:val="single"/>
        </w:rPr>
        <w:t>I</w:t>
      </w:r>
      <w:r w:rsidR="00E56BBB" w:rsidRPr="00624C73">
        <w:rPr>
          <w:rFonts w:asciiTheme="majorHAnsi" w:hAnsiTheme="majorHAnsi" w:cstheme="majorHAnsi"/>
          <w:b/>
          <w:sz w:val="22"/>
          <w:szCs w:val="22"/>
          <w:u w:val="single"/>
        </w:rPr>
        <w:t>MS</w:t>
      </w:r>
      <w:r w:rsidR="00036DD2" w:rsidRPr="00624C73">
        <w:rPr>
          <w:rFonts w:asciiTheme="majorHAnsi" w:hAnsiTheme="majorHAnsi" w:cstheme="majorHAnsi"/>
          <w:b/>
          <w:sz w:val="22"/>
          <w:szCs w:val="22"/>
          <w:u w:val="single"/>
        </w:rPr>
        <w:t xml:space="preserve"> Manager</w:t>
      </w:r>
    </w:p>
    <w:p w14:paraId="79AEA020" w14:textId="68F0ACB6" w:rsidR="00036DD2" w:rsidRPr="00624C73" w:rsidRDefault="00735023" w:rsidP="00C03303">
      <w:pPr>
        <w:jc w:val="both"/>
        <w:rPr>
          <w:rFonts w:asciiTheme="majorHAnsi" w:hAnsiTheme="majorHAnsi" w:cstheme="majorHAnsi"/>
          <w:sz w:val="22"/>
          <w:szCs w:val="22"/>
        </w:rPr>
      </w:pPr>
      <w:r w:rsidRPr="00624C73">
        <w:rPr>
          <w:rFonts w:asciiTheme="majorHAnsi" w:hAnsiTheme="majorHAnsi" w:cstheme="majorHAnsi"/>
          <w:sz w:val="22"/>
          <w:szCs w:val="22"/>
        </w:rPr>
        <w:t>The IMS Manager’s m</w:t>
      </w:r>
      <w:r w:rsidR="00036DD2" w:rsidRPr="00624C73">
        <w:rPr>
          <w:rFonts w:asciiTheme="majorHAnsi" w:hAnsiTheme="majorHAnsi" w:cstheme="majorHAnsi"/>
          <w:sz w:val="22"/>
          <w:szCs w:val="22"/>
        </w:rPr>
        <w:t xml:space="preserve">ain </w:t>
      </w:r>
      <w:r w:rsidRPr="00624C73">
        <w:rPr>
          <w:rFonts w:asciiTheme="majorHAnsi" w:hAnsiTheme="majorHAnsi" w:cstheme="majorHAnsi"/>
          <w:sz w:val="22"/>
          <w:szCs w:val="22"/>
        </w:rPr>
        <w:t>role</w:t>
      </w:r>
      <w:r w:rsidR="00036DD2" w:rsidRPr="00624C73">
        <w:rPr>
          <w:rFonts w:asciiTheme="majorHAnsi" w:hAnsiTheme="majorHAnsi" w:cstheme="majorHAnsi"/>
          <w:sz w:val="22"/>
          <w:szCs w:val="22"/>
        </w:rPr>
        <w:t xml:space="preserve"> is to organize the </w:t>
      </w:r>
      <w:r w:rsidR="003944AB" w:rsidRPr="00624C73">
        <w:rPr>
          <w:rFonts w:asciiTheme="majorHAnsi" w:hAnsiTheme="majorHAnsi" w:cstheme="majorHAnsi"/>
          <w:sz w:val="22"/>
          <w:szCs w:val="22"/>
        </w:rPr>
        <w:t>I</w:t>
      </w:r>
      <w:r w:rsidR="00E56BBB" w:rsidRPr="00624C73">
        <w:rPr>
          <w:rFonts w:asciiTheme="majorHAnsi" w:hAnsiTheme="majorHAnsi" w:cstheme="majorHAnsi"/>
          <w:sz w:val="22"/>
          <w:szCs w:val="22"/>
        </w:rPr>
        <w:t>MS</w:t>
      </w:r>
      <w:r w:rsidR="00036DD2" w:rsidRPr="00624C73">
        <w:rPr>
          <w:rFonts w:asciiTheme="majorHAnsi" w:hAnsiTheme="majorHAnsi" w:cstheme="majorHAnsi"/>
          <w:sz w:val="22"/>
          <w:szCs w:val="22"/>
        </w:rPr>
        <w:t xml:space="preserve"> and advi</w:t>
      </w:r>
      <w:r w:rsidRPr="00624C73">
        <w:rPr>
          <w:rFonts w:asciiTheme="majorHAnsi" w:hAnsiTheme="majorHAnsi" w:cstheme="majorHAnsi"/>
          <w:sz w:val="22"/>
          <w:szCs w:val="22"/>
        </w:rPr>
        <w:t>s</w:t>
      </w:r>
      <w:r w:rsidR="00036DD2" w:rsidRPr="00624C73">
        <w:rPr>
          <w:rFonts w:asciiTheme="majorHAnsi" w:hAnsiTheme="majorHAnsi" w:cstheme="majorHAnsi"/>
          <w:sz w:val="22"/>
          <w:szCs w:val="22"/>
        </w:rPr>
        <w:t xml:space="preserve">e, </w:t>
      </w:r>
      <w:proofErr w:type="gramStart"/>
      <w:r w:rsidR="00036DD2" w:rsidRPr="00624C73">
        <w:rPr>
          <w:rFonts w:asciiTheme="majorHAnsi" w:hAnsiTheme="majorHAnsi" w:cstheme="majorHAnsi"/>
          <w:sz w:val="22"/>
          <w:szCs w:val="22"/>
        </w:rPr>
        <w:t>motivate</w:t>
      </w:r>
      <w:proofErr w:type="gramEnd"/>
      <w:r w:rsidR="00036DD2" w:rsidRPr="00624C73">
        <w:rPr>
          <w:rFonts w:asciiTheme="majorHAnsi" w:hAnsiTheme="majorHAnsi" w:cstheme="majorHAnsi"/>
          <w:sz w:val="22"/>
          <w:szCs w:val="22"/>
        </w:rPr>
        <w:t xml:space="preserve"> and train </w:t>
      </w:r>
      <w:r w:rsidR="00BF6699" w:rsidRPr="00624C73">
        <w:rPr>
          <w:rFonts w:asciiTheme="majorHAnsi" w:hAnsiTheme="majorHAnsi" w:cstheme="majorHAnsi"/>
          <w:sz w:val="22"/>
          <w:szCs w:val="22"/>
        </w:rPr>
        <w:t>staff</w:t>
      </w:r>
      <w:r w:rsidR="00036DD2" w:rsidRPr="00624C73">
        <w:rPr>
          <w:rFonts w:asciiTheme="majorHAnsi" w:hAnsiTheme="majorHAnsi" w:cstheme="majorHAnsi"/>
          <w:sz w:val="22"/>
          <w:szCs w:val="22"/>
        </w:rPr>
        <w:t xml:space="preserve"> and monitor work in </w:t>
      </w:r>
      <w:r w:rsidR="00BF6699" w:rsidRPr="00624C73">
        <w:rPr>
          <w:rFonts w:asciiTheme="majorHAnsi" w:hAnsiTheme="majorHAnsi" w:cstheme="majorHAnsi"/>
          <w:sz w:val="22"/>
          <w:szCs w:val="22"/>
        </w:rPr>
        <w:t xml:space="preserve">the </w:t>
      </w:r>
      <w:r w:rsidR="00036DD2" w:rsidRPr="00624C73">
        <w:rPr>
          <w:rFonts w:asciiTheme="majorHAnsi" w:hAnsiTheme="majorHAnsi" w:cstheme="majorHAnsi"/>
          <w:sz w:val="22"/>
          <w:szCs w:val="22"/>
        </w:rPr>
        <w:t xml:space="preserve">field. </w:t>
      </w:r>
      <w:r w:rsidRPr="00624C73">
        <w:rPr>
          <w:rFonts w:asciiTheme="majorHAnsi" w:hAnsiTheme="majorHAnsi" w:cstheme="majorHAnsi"/>
          <w:sz w:val="22"/>
          <w:szCs w:val="22"/>
        </w:rPr>
        <w:t>S/he o</w:t>
      </w:r>
      <w:r w:rsidR="005509DD" w:rsidRPr="00624C73">
        <w:rPr>
          <w:rFonts w:asciiTheme="majorHAnsi" w:hAnsiTheme="majorHAnsi" w:cstheme="majorHAnsi"/>
          <w:sz w:val="22"/>
          <w:szCs w:val="22"/>
        </w:rPr>
        <w:t>versee</w:t>
      </w:r>
      <w:r w:rsidRPr="00624C73">
        <w:rPr>
          <w:rFonts w:asciiTheme="majorHAnsi" w:hAnsiTheme="majorHAnsi" w:cstheme="majorHAnsi"/>
          <w:sz w:val="22"/>
          <w:szCs w:val="22"/>
        </w:rPr>
        <w:t>s</w:t>
      </w:r>
      <w:r w:rsidR="005509DD" w:rsidRPr="00624C73">
        <w:rPr>
          <w:rFonts w:asciiTheme="majorHAnsi" w:hAnsiTheme="majorHAnsi" w:cstheme="majorHAnsi"/>
          <w:sz w:val="22"/>
          <w:szCs w:val="22"/>
        </w:rPr>
        <w:t xml:space="preserve"> </w:t>
      </w:r>
      <w:r w:rsidRPr="00624C73">
        <w:rPr>
          <w:rFonts w:asciiTheme="majorHAnsi" w:hAnsiTheme="majorHAnsi" w:cstheme="majorHAnsi"/>
          <w:sz w:val="22"/>
          <w:szCs w:val="22"/>
        </w:rPr>
        <w:t>the</w:t>
      </w:r>
      <w:r w:rsidR="005509DD" w:rsidRPr="00624C73">
        <w:rPr>
          <w:rFonts w:asciiTheme="majorHAnsi" w:hAnsiTheme="majorHAnsi" w:cstheme="majorHAnsi"/>
          <w:sz w:val="22"/>
          <w:szCs w:val="22"/>
        </w:rPr>
        <w:t xml:space="preserve"> </w:t>
      </w:r>
      <w:r w:rsidRPr="00624C73">
        <w:rPr>
          <w:rFonts w:asciiTheme="majorHAnsi" w:hAnsiTheme="majorHAnsi" w:cstheme="majorHAnsi"/>
          <w:sz w:val="22"/>
          <w:szCs w:val="22"/>
        </w:rPr>
        <w:t xml:space="preserve">IMS </w:t>
      </w:r>
      <w:r w:rsidR="005509DD" w:rsidRPr="00624C73">
        <w:rPr>
          <w:rFonts w:asciiTheme="majorHAnsi" w:hAnsiTheme="majorHAnsi" w:cstheme="majorHAnsi"/>
          <w:sz w:val="22"/>
          <w:szCs w:val="22"/>
        </w:rPr>
        <w:t xml:space="preserve">including overall management and group governance to ensure </w:t>
      </w:r>
      <w:r w:rsidRPr="00624C73">
        <w:rPr>
          <w:rFonts w:asciiTheme="majorHAnsi" w:hAnsiTheme="majorHAnsi" w:cstheme="majorHAnsi"/>
          <w:sz w:val="22"/>
          <w:szCs w:val="22"/>
        </w:rPr>
        <w:t>effective and efficient operation</w:t>
      </w:r>
      <w:r w:rsidR="005509DD" w:rsidRPr="00624C73">
        <w:rPr>
          <w:rFonts w:asciiTheme="majorHAnsi" w:hAnsiTheme="majorHAnsi" w:cstheme="majorHAnsi"/>
          <w:sz w:val="22"/>
          <w:szCs w:val="22"/>
        </w:rPr>
        <w:t xml:space="preserve">. </w:t>
      </w:r>
      <w:r w:rsidR="00036DD2" w:rsidRPr="00624C73">
        <w:rPr>
          <w:rFonts w:asciiTheme="majorHAnsi" w:hAnsiTheme="majorHAnsi" w:cstheme="majorHAnsi"/>
          <w:sz w:val="22"/>
          <w:szCs w:val="22"/>
        </w:rPr>
        <w:t xml:space="preserve">The </w:t>
      </w:r>
      <w:r w:rsidR="00BF6699" w:rsidRPr="00624C73">
        <w:rPr>
          <w:rFonts w:asciiTheme="majorHAnsi" w:hAnsiTheme="majorHAnsi" w:cstheme="majorHAnsi"/>
          <w:sz w:val="22"/>
          <w:szCs w:val="22"/>
        </w:rPr>
        <w:t>IMS Manager</w:t>
      </w:r>
      <w:r w:rsidR="00036DD2" w:rsidRPr="00624C73">
        <w:rPr>
          <w:rFonts w:asciiTheme="majorHAnsi" w:hAnsiTheme="majorHAnsi" w:cstheme="majorHAnsi"/>
          <w:sz w:val="22"/>
          <w:szCs w:val="22"/>
        </w:rPr>
        <w:t xml:space="preserve"> must demonstrate the following competences:</w:t>
      </w:r>
    </w:p>
    <w:p w14:paraId="3B41D3DA" w14:textId="3FF97652" w:rsidR="00036DD2" w:rsidRPr="00624C73" w:rsidRDefault="00BF6699" w:rsidP="00C03303">
      <w:pPr>
        <w:widowControl w:val="0"/>
        <w:numPr>
          <w:ilvl w:val="0"/>
          <w:numId w:val="1"/>
        </w:numPr>
        <w:suppressAutoHyphens/>
        <w:jc w:val="both"/>
        <w:rPr>
          <w:rFonts w:asciiTheme="majorHAnsi" w:hAnsiTheme="majorHAnsi" w:cstheme="majorHAnsi"/>
          <w:sz w:val="22"/>
          <w:szCs w:val="22"/>
        </w:rPr>
      </w:pPr>
      <w:r w:rsidRPr="00624C73">
        <w:rPr>
          <w:rFonts w:asciiTheme="majorHAnsi" w:hAnsiTheme="majorHAnsi" w:cstheme="majorHAnsi"/>
          <w:sz w:val="22"/>
          <w:szCs w:val="22"/>
        </w:rPr>
        <w:t>D</w:t>
      </w:r>
      <w:r w:rsidR="00036DD2" w:rsidRPr="00624C73">
        <w:rPr>
          <w:rFonts w:asciiTheme="majorHAnsi" w:hAnsiTheme="majorHAnsi" w:cstheme="majorHAnsi"/>
          <w:sz w:val="22"/>
          <w:szCs w:val="22"/>
        </w:rPr>
        <w:t xml:space="preserve">etailed knowledge of the </w:t>
      </w:r>
      <w:r w:rsidR="00926F77" w:rsidRPr="00624C73">
        <w:rPr>
          <w:rFonts w:asciiTheme="majorHAnsi" w:hAnsiTheme="majorHAnsi" w:cstheme="majorHAnsi"/>
          <w:sz w:val="22"/>
          <w:szCs w:val="22"/>
        </w:rPr>
        <w:t xml:space="preserve">SRP </w:t>
      </w:r>
      <w:r w:rsidR="00735023" w:rsidRPr="00624C73">
        <w:rPr>
          <w:rFonts w:asciiTheme="majorHAnsi" w:hAnsiTheme="majorHAnsi" w:cstheme="majorHAnsi"/>
          <w:sz w:val="22"/>
          <w:szCs w:val="22"/>
        </w:rPr>
        <w:t>S</w:t>
      </w:r>
      <w:r w:rsidR="00EB0BFF" w:rsidRPr="00624C73">
        <w:rPr>
          <w:rFonts w:asciiTheme="majorHAnsi" w:hAnsiTheme="majorHAnsi" w:cstheme="majorHAnsi"/>
          <w:sz w:val="22"/>
          <w:szCs w:val="22"/>
        </w:rPr>
        <w:t xml:space="preserve">tandard, </w:t>
      </w:r>
      <w:r w:rsidR="00735023" w:rsidRPr="00624C73">
        <w:rPr>
          <w:rFonts w:asciiTheme="majorHAnsi" w:hAnsiTheme="majorHAnsi" w:cstheme="majorHAnsi"/>
          <w:sz w:val="22"/>
          <w:szCs w:val="22"/>
        </w:rPr>
        <w:t>P</w:t>
      </w:r>
      <w:r w:rsidR="00EB0BFF" w:rsidRPr="00624C73">
        <w:rPr>
          <w:rFonts w:asciiTheme="majorHAnsi" w:hAnsiTheme="majorHAnsi" w:cstheme="majorHAnsi"/>
          <w:sz w:val="22"/>
          <w:szCs w:val="22"/>
        </w:rPr>
        <w:t xml:space="preserve">erformance </w:t>
      </w:r>
      <w:r w:rsidR="00735023" w:rsidRPr="00624C73">
        <w:rPr>
          <w:rFonts w:asciiTheme="majorHAnsi" w:hAnsiTheme="majorHAnsi" w:cstheme="majorHAnsi"/>
          <w:sz w:val="22"/>
          <w:szCs w:val="22"/>
        </w:rPr>
        <w:t>I</w:t>
      </w:r>
      <w:r w:rsidR="00EB0BFF" w:rsidRPr="00624C73">
        <w:rPr>
          <w:rFonts w:asciiTheme="majorHAnsi" w:hAnsiTheme="majorHAnsi" w:cstheme="majorHAnsi"/>
          <w:sz w:val="22"/>
          <w:szCs w:val="22"/>
        </w:rPr>
        <w:t>ndicator</w:t>
      </w:r>
      <w:r w:rsidR="00735023" w:rsidRPr="00624C73">
        <w:rPr>
          <w:rFonts w:asciiTheme="majorHAnsi" w:hAnsiTheme="majorHAnsi" w:cstheme="majorHAnsi"/>
          <w:sz w:val="22"/>
          <w:szCs w:val="22"/>
        </w:rPr>
        <w:t>s</w:t>
      </w:r>
      <w:r w:rsidR="00EB0BFF" w:rsidRPr="00624C73">
        <w:rPr>
          <w:rFonts w:asciiTheme="majorHAnsi" w:hAnsiTheme="majorHAnsi" w:cstheme="majorHAnsi"/>
          <w:sz w:val="22"/>
          <w:szCs w:val="22"/>
        </w:rPr>
        <w:t xml:space="preserve"> </w:t>
      </w:r>
      <w:r w:rsidR="00036DD2" w:rsidRPr="00624C73">
        <w:rPr>
          <w:rFonts w:asciiTheme="majorHAnsi" w:hAnsiTheme="majorHAnsi" w:cstheme="majorHAnsi"/>
          <w:sz w:val="22"/>
          <w:szCs w:val="22"/>
        </w:rPr>
        <w:t xml:space="preserve">and </w:t>
      </w:r>
      <w:r w:rsidR="00735023" w:rsidRPr="00624C73">
        <w:rPr>
          <w:rFonts w:asciiTheme="majorHAnsi" w:hAnsiTheme="majorHAnsi" w:cstheme="majorHAnsi"/>
          <w:sz w:val="22"/>
          <w:szCs w:val="22"/>
        </w:rPr>
        <w:t>A</w:t>
      </w:r>
      <w:r w:rsidR="00EB0BFF" w:rsidRPr="00624C73">
        <w:rPr>
          <w:rFonts w:asciiTheme="majorHAnsi" w:hAnsiTheme="majorHAnsi" w:cstheme="majorHAnsi"/>
          <w:sz w:val="22"/>
          <w:szCs w:val="22"/>
        </w:rPr>
        <w:t xml:space="preserve">ssurance </w:t>
      </w:r>
      <w:r w:rsidR="00735023" w:rsidRPr="00624C73">
        <w:rPr>
          <w:rFonts w:asciiTheme="majorHAnsi" w:hAnsiTheme="majorHAnsi" w:cstheme="majorHAnsi"/>
          <w:sz w:val="22"/>
          <w:szCs w:val="22"/>
        </w:rPr>
        <w:t>S</w:t>
      </w:r>
      <w:r w:rsidR="00EB0BFF" w:rsidRPr="00624C73">
        <w:rPr>
          <w:rFonts w:asciiTheme="majorHAnsi" w:hAnsiTheme="majorHAnsi" w:cstheme="majorHAnsi"/>
          <w:sz w:val="22"/>
          <w:szCs w:val="22"/>
        </w:rPr>
        <w:t>cheme</w:t>
      </w:r>
      <w:r w:rsidR="00036DD2" w:rsidRPr="00624C73">
        <w:rPr>
          <w:rFonts w:asciiTheme="majorHAnsi" w:hAnsiTheme="majorHAnsi" w:cstheme="majorHAnsi"/>
          <w:sz w:val="22"/>
          <w:szCs w:val="22"/>
        </w:rPr>
        <w:t>.</w:t>
      </w:r>
    </w:p>
    <w:p w14:paraId="67693613" w14:textId="5EF5D252" w:rsidR="00036DD2" w:rsidRPr="00624C73" w:rsidRDefault="00BF6699" w:rsidP="00C03303">
      <w:pPr>
        <w:widowControl w:val="0"/>
        <w:numPr>
          <w:ilvl w:val="0"/>
          <w:numId w:val="1"/>
        </w:numPr>
        <w:suppressAutoHyphens/>
        <w:jc w:val="both"/>
        <w:rPr>
          <w:rFonts w:asciiTheme="majorHAnsi" w:hAnsiTheme="majorHAnsi" w:cstheme="majorHAnsi"/>
          <w:sz w:val="22"/>
          <w:szCs w:val="22"/>
        </w:rPr>
      </w:pPr>
      <w:r w:rsidRPr="00624C73">
        <w:rPr>
          <w:rFonts w:asciiTheme="majorHAnsi" w:hAnsiTheme="majorHAnsi" w:cstheme="majorHAnsi"/>
          <w:sz w:val="22"/>
          <w:szCs w:val="22"/>
        </w:rPr>
        <w:t>G</w:t>
      </w:r>
      <w:r w:rsidR="00036DD2" w:rsidRPr="00624C73">
        <w:rPr>
          <w:rFonts w:asciiTheme="majorHAnsi" w:hAnsiTheme="majorHAnsi" w:cstheme="majorHAnsi"/>
          <w:sz w:val="22"/>
          <w:szCs w:val="22"/>
        </w:rPr>
        <w:t xml:space="preserve">ood knowledge of the </w:t>
      </w:r>
      <w:r w:rsidR="003944AB" w:rsidRPr="00624C73">
        <w:rPr>
          <w:rFonts w:asciiTheme="majorHAnsi" w:hAnsiTheme="majorHAnsi" w:cstheme="majorHAnsi"/>
          <w:sz w:val="22"/>
          <w:szCs w:val="22"/>
        </w:rPr>
        <w:t>I</w:t>
      </w:r>
      <w:r w:rsidR="00E56BBB" w:rsidRPr="00624C73">
        <w:rPr>
          <w:rFonts w:asciiTheme="majorHAnsi" w:hAnsiTheme="majorHAnsi" w:cstheme="majorHAnsi"/>
          <w:sz w:val="22"/>
          <w:szCs w:val="22"/>
        </w:rPr>
        <w:t>MS</w:t>
      </w:r>
      <w:r w:rsidR="00036DD2" w:rsidRPr="00624C73">
        <w:rPr>
          <w:rFonts w:asciiTheme="majorHAnsi" w:hAnsiTheme="majorHAnsi" w:cstheme="majorHAnsi"/>
          <w:sz w:val="22"/>
          <w:szCs w:val="22"/>
        </w:rPr>
        <w:t xml:space="preserve"> procedures</w:t>
      </w:r>
      <w:r w:rsidR="00EB0BFF" w:rsidRPr="00624C73">
        <w:rPr>
          <w:rFonts w:asciiTheme="majorHAnsi" w:hAnsiTheme="majorHAnsi" w:cstheme="majorHAnsi"/>
          <w:sz w:val="22"/>
          <w:szCs w:val="22"/>
        </w:rPr>
        <w:t>,</w:t>
      </w:r>
      <w:r w:rsidR="00036DD2" w:rsidRPr="00624C73">
        <w:rPr>
          <w:rFonts w:asciiTheme="majorHAnsi" w:hAnsiTheme="majorHAnsi" w:cstheme="majorHAnsi"/>
          <w:sz w:val="22"/>
          <w:szCs w:val="22"/>
        </w:rPr>
        <w:t xml:space="preserve"> documents and </w:t>
      </w:r>
      <w:del w:id="1527" w:author="Khananusit, Sarida GIZ TH" w:date="2020-08-26T15:29:00Z">
        <w:r w:rsidR="00036DD2" w:rsidRPr="00624C73" w:rsidDel="00A51C7D">
          <w:rPr>
            <w:rFonts w:asciiTheme="majorHAnsi" w:hAnsiTheme="majorHAnsi" w:cstheme="majorHAnsi"/>
            <w:sz w:val="22"/>
            <w:szCs w:val="22"/>
          </w:rPr>
          <w:delText xml:space="preserve">the </w:delText>
        </w:r>
      </w:del>
      <w:r w:rsidR="00036DD2" w:rsidRPr="00624C73">
        <w:rPr>
          <w:rFonts w:asciiTheme="majorHAnsi" w:hAnsiTheme="majorHAnsi" w:cstheme="majorHAnsi"/>
          <w:sz w:val="22"/>
          <w:szCs w:val="22"/>
        </w:rPr>
        <w:t>requirements of the external auditor.</w:t>
      </w:r>
    </w:p>
    <w:p w14:paraId="4637D3D5" w14:textId="2009C870" w:rsidR="00A227D1" w:rsidRPr="00624C73" w:rsidRDefault="00BF6699" w:rsidP="00C03303">
      <w:pPr>
        <w:widowControl w:val="0"/>
        <w:numPr>
          <w:ilvl w:val="0"/>
          <w:numId w:val="1"/>
        </w:numPr>
        <w:suppressAutoHyphens/>
        <w:jc w:val="both"/>
        <w:rPr>
          <w:rFonts w:asciiTheme="majorHAnsi" w:hAnsiTheme="majorHAnsi" w:cstheme="majorHAnsi"/>
          <w:b/>
          <w:sz w:val="22"/>
          <w:szCs w:val="22"/>
          <w:u w:val="single"/>
        </w:rPr>
      </w:pPr>
      <w:r w:rsidRPr="00624C73">
        <w:rPr>
          <w:rFonts w:asciiTheme="majorHAnsi" w:hAnsiTheme="majorHAnsi" w:cstheme="majorHAnsi"/>
          <w:sz w:val="22"/>
          <w:szCs w:val="22"/>
        </w:rPr>
        <w:t>A</w:t>
      </w:r>
      <w:r w:rsidR="00036DD2" w:rsidRPr="00624C73">
        <w:rPr>
          <w:rFonts w:asciiTheme="majorHAnsi" w:hAnsiTheme="majorHAnsi" w:cstheme="majorHAnsi"/>
          <w:sz w:val="22"/>
          <w:szCs w:val="22"/>
        </w:rPr>
        <w:t>bility to run a team and train other people</w:t>
      </w:r>
      <w:r w:rsidR="001D32B7" w:rsidRPr="00624C73">
        <w:rPr>
          <w:rFonts w:asciiTheme="majorHAnsi" w:hAnsiTheme="majorHAnsi" w:cstheme="majorHAnsi"/>
          <w:sz w:val="22"/>
          <w:szCs w:val="22"/>
        </w:rPr>
        <w:t xml:space="preserve"> within </w:t>
      </w:r>
      <w:r w:rsidR="00735023" w:rsidRPr="00624C73">
        <w:rPr>
          <w:rFonts w:asciiTheme="majorHAnsi" w:hAnsiTheme="majorHAnsi" w:cstheme="majorHAnsi"/>
          <w:sz w:val="22"/>
          <w:szCs w:val="22"/>
        </w:rPr>
        <w:t xml:space="preserve">the </w:t>
      </w:r>
      <w:r w:rsidR="001D32B7" w:rsidRPr="00624C73">
        <w:rPr>
          <w:rFonts w:asciiTheme="majorHAnsi" w:hAnsiTheme="majorHAnsi" w:cstheme="majorHAnsi"/>
          <w:sz w:val="22"/>
          <w:szCs w:val="22"/>
        </w:rPr>
        <w:t>IMS team</w:t>
      </w:r>
      <w:r w:rsidR="00036DD2" w:rsidRPr="00624C73">
        <w:rPr>
          <w:rFonts w:asciiTheme="majorHAnsi" w:hAnsiTheme="majorHAnsi" w:cstheme="majorHAnsi"/>
          <w:sz w:val="22"/>
          <w:szCs w:val="22"/>
        </w:rPr>
        <w:t>.</w:t>
      </w:r>
    </w:p>
    <w:p w14:paraId="16690923" w14:textId="33162954" w:rsidR="00270949" w:rsidRPr="00624C73" w:rsidRDefault="00735023" w:rsidP="00C03303">
      <w:pPr>
        <w:widowControl w:val="0"/>
        <w:numPr>
          <w:ilvl w:val="0"/>
          <w:numId w:val="1"/>
        </w:numPr>
        <w:suppressAutoHyphens/>
        <w:jc w:val="both"/>
        <w:rPr>
          <w:rFonts w:asciiTheme="majorHAnsi" w:hAnsiTheme="majorHAnsi" w:cstheme="majorHAnsi"/>
          <w:b/>
          <w:sz w:val="22"/>
          <w:szCs w:val="22"/>
          <w:u w:val="single"/>
        </w:rPr>
      </w:pPr>
      <w:r w:rsidRPr="00624C73">
        <w:rPr>
          <w:rFonts w:asciiTheme="majorHAnsi" w:hAnsiTheme="majorHAnsi" w:cstheme="majorHAnsi"/>
          <w:sz w:val="22"/>
          <w:szCs w:val="22"/>
        </w:rPr>
        <w:t>M</w:t>
      </w:r>
      <w:r w:rsidR="00BF6699" w:rsidRPr="00624C73">
        <w:rPr>
          <w:rFonts w:asciiTheme="majorHAnsi" w:hAnsiTheme="majorHAnsi" w:cstheme="majorHAnsi"/>
          <w:sz w:val="22"/>
          <w:szCs w:val="22"/>
        </w:rPr>
        <w:t>anag</w:t>
      </w:r>
      <w:r w:rsidRPr="00624C73">
        <w:rPr>
          <w:rFonts w:asciiTheme="majorHAnsi" w:hAnsiTheme="majorHAnsi" w:cstheme="majorHAnsi"/>
          <w:sz w:val="22"/>
          <w:szCs w:val="22"/>
        </w:rPr>
        <w:t>ement of</w:t>
      </w:r>
      <w:r w:rsidR="00BF6699" w:rsidRPr="00624C73">
        <w:rPr>
          <w:rFonts w:asciiTheme="majorHAnsi" w:hAnsiTheme="majorHAnsi" w:cstheme="majorHAnsi"/>
          <w:sz w:val="22"/>
          <w:szCs w:val="22"/>
        </w:rPr>
        <w:t xml:space="preserve"> </w:t>
      </w:r>
      <w:r w:rsidR="00036DD2" w:rsidRPr="00624C73">
        <w:rPr>
          <w:rFonts w:asciiTheme="majorHAnsi" w:hAnsiTheme="majorHAnsi" w:cstheme="majorHAnsi"/>
          <w:sz w:val="22"/>
          <w:szCs w:val="22"/>
        </w:rPr>
        <w:t>administrative tasks</w:t>
      </w:r>
      <w:r w:rsidR="00BF6699" w:rsidRPr="00624C73">
        <w:rPr>
          <w:rFonts w:asciiTheme="majorHAnsi" w:hAnsiTheme="majorHAnsi" w:cstheme="majorHAnsi"/>
          <w:sz w:val="22"/>
          <w:szCs w:val="22"/>
        </w:rPr>
        <w:t xml:space="preserve"> and field data.</w:t>
      </w:r>
      <w:r w:rsidR="00BF6699" w:rsidRPr="00624C73" w:rsidDel="00BF6699">
        <w:rPr>
          <w:rFonts w:asciiTheme="majorHAnsi" w:hAnsiTheme="majorHAnsi" w:cstheme="majorHAnsi"/>
          <w:sz w:val="22"/>
          <w:szCs w:val="22"/>
        </w:rPr>
        <w:t xml:space="preserve"> </w:t>
      </w:r>
    </w:p>
    <w:p w14:paraId="4679E1FA" w14:textId="77777777" w:rsidR="002F3D3B" w:rsidRPr="00624C73" w:rsidRDefault="002F3D3B" w:rsidP="00DC30F8">
      <w:pPr>
        <w:widowControl w:val="0"/>
        <w:suppressAutoHyphens/>
        <w:ind w:left="720"/>
        <w:rPr>
          <w:rFonts w:asciiTheme="majorHAnsi" w:hAnsiTheme="majorHAnsi" w:cstheme="majorHAnsi"/>
          <w:b/>
          <w:sz w:val="22"/>
          <w:szCs w:val="22"/>
          <w:u w:val="single"/>
        </w:rPr>
      </w:pPr>
    </w:p>
    <w:p w14:paraId="4970B61F" w14:textId="77777777" w:rsidR="001D32B7" w:rsidRPr="00624C73" w:rsidRDefault="001D32B7" w:rsidP="001D32B7">
      <w:pPr>
        <w:rPr>
          <w:rFonts w:asciiTheme="majorHAnsi" w:hAnsiTheme="majorHAnsi" w:cstheme="majorHAnsi"/>
          <w:b/>
          <w:sz w:val="22"/>
          <w:szCs w:val="22"/>
          <w:u w:val="single"/>
        </w:rPr>
      </w:pPr>
      <w:r w:rsidRPr="00624C73">
        <w:rPr>
          <w:rFonts w:asciiTheme="majorHAnsi" w:hAnsiTheme="majorHAnsi" w:cstheme="majorHAnsi"/>
          <w:b/>
          <w:sz w:val="22"/>
          <w:szCs w:val="22"/>
          <w:u w:val="single"/>
        </w:rPr>
        <w:t>Internal Approval Committee</w:t>
      </w:r>
    </w:p>
    <w:p w14:paraId="210DFEBC" w14:textId="6BC1BCBD" w:rsidR="001D32B7" w:rsidRPr="00624C73" w:rsidRDefault="00735023" w:rsidP="00C03303">
      <w:pPr>
        <w:jc w:val="both"/>
        <w:rPr>
          <w:rFonts w:asciiTheme="majorHAnsi" w:hAnsiTheme="majorHAnsi" w:cstheme="majorHAnsi"/>
          <w:sz w:val="22"/>
          <w:szCs w:val="22"/>
        </w:rPr>
      </w:pPr>
      <w:r w:rsidRPr="00624C73">
        <w:rPr>
          <w:rFonts w:asciiTheme="majorHAnsi" w:hAnsiTheme="majorHAnsi" w:cstheme="majorHAnsi"/>
          <w:sz w:val="22"/>
          <w:szCs w:val="22"/>
        </w:rPr>
        <w:t>The Committee’s m</w:t>
      </w:r>
      <w:r w:rsidR="00D32963" w:rsidRPr="00624C73">
        <w:rPr>
          <w:rFonts w:asciiTheme="majorHAnsi" w:hAnsiTheme="majorHAnsi" w:cstheme="majorHAnsi"/>
          <w:sz w:val="22"/>
          <w:szCs w:val="22"/>
        </w:rPr>
        <w:t xml:space="preserve">ain task is to </w:t>
      </w:r>
      <w:r w:rsidR="00B97F89" w:rsidRPr="00624C73">
        <w:rPr>
          <w:rFonts w:asciiTheme="majorHAnsi" w:hAnsiTheme="majorHAnsi" w:cstheme="majorHAnsi"/>
          <w:sz w:val="22"/>
          <w:szCs w:val="22"/>
        </w:rPr>
        <w:t>make decision</w:t>
      </w:r>
      <w:r w:rsidRPr="00624C73">
        <w:rPr>
          <w:rFonts w:asciiTheme="majorHAnsi" w:hAnsiTheme="majorHAnsi" w:cstheme="majorHAnsi"/>
          <w:sz w:val="22"/>
          <w:szCs w:val="22"/>
        </w:rPr>
        <w:t>s</w:t>
      </w:r>
      <w:r w:rsidR="00B97F89" w:rsidRPr="00624C73">
        <w:rPr>
          <w:rFonts w:asciiTheme="majorHAnsi" w:hAnsiTheme="majorHAnsi" w:cstheme="majorHAnsi"/>
          <w:sz w:val="22"/>
          <w:szCs w:val="22"/>
        </w:rPr>
        <w:t xml:space="preserve"> related to </w:t>
      </w:r>
      <w:r w:rsidRPr="00624C73">
        <w:rPr>
          <w:rFonts w:asciiTheme="majorHAnsi" w:hAnsiTheme="majorHAnsi" w:cstheme="majorHAnsi"/>
          <w:sz w:val="22"/>
          <w:szCs w:val="22"/>
        </w:rPr>
        <w:t>the status of g</w:t>
      </w:r>
      <w:r w:rsidR="00B97F89" w:rsidRPr="00624C73">
        <w:rPr>
          <w:rFonts w:asciiTheme="majorHAnsi" w:hAnsiTheme="majorHAnsi" w:cstheme="majorHAnsi"/>
          <w:sz w:val="22"/>
          <w:szCs w:val="22"/>
        </w:rPr>
        <w:t xml:space="preserve">roup </w:t>
      </w:r>
      <w:r w:rsidRPr="00624C73">
        <w:rPr>
          <w:rFonts w:asciiTheme="majorHAnsi" w:hAnsiTheme="majorHAnsi" w:cstheme="majorHAnsi"/>
          <w:sz w:val="22"/>
          <w:szCs w:val="22"/>
        </w:rPr>
        <w:t>p</w:t>
      </w:r>
      <w:r w:rsidR="00B97F89" w:rsidRPr="00624C73">
        <w:rPr>
          <w:rFonts w:asciiTheme="majorHAnsi" w:hAnsiTheme="majorHAnsi" w:cstheme="majorHAnsi"/>
          <w:sz w:val="22"/>
          <w:szCs w:val="22"/>
        </w:rPr>
        <w:t xml:space="preserve">roducers </w:t>
      </w:r>
      <w:r w:rsidR="005C3978" w:rsidRPr="00624C73">
        <w:rPr>
          <w:rFonts w:asciiTheme="majorHAnsi" w:hAnsiTheme="majorHAnsi" w:cstheme="majorHAnsi"/>
          <w:sz w:val="22"/>
          <w:szCs w:val="22"/>
        </w:rPr>
        <w:t>based on group governance and IMS procedure</w:t>
      </w:r>
      <w:r w:rsidRPr="00624C73">
        <w:rPr>
          <w:rFonts w:asciiTheme="majorHAnsi" w:hAnsiTheme="majorHAnsi" w:cstheme="majorHAnsi"/>
          <w:sz w:val="22"/>
          <w:szCs w:val="22"/>
        </w:rPr>
        <w:t>s</w:t>
      </w:r>
      <w:r w:rsidR="005C3978" w:rsidRPr="00624C73">
        <w:rPr>
          <w:rFonts w:asciiTheme="majorHAnsi" w:hAnsiTheme="majorHAnsi" w:cstheme="majorHAnsi"/>
          <w:sz w:val="22"/>
          <w:szCs w:val="22"/>
        </w:rPr>
        <w:t xml:space="preserve">. The committee </w:t>
      </w:r>
      <w:r w:rsidR="0049702F" w:rsidRPr="00624C73">
        <w:rPr>
          <w:rFonts w:asciiTheme="majorHAnsi" w:hAnsiTheme="majorHAnsi" w:cstheme="majorHAnsi"/>
          <w:sz w:val="22"/>
          <w:szCs w:val="22"/>
        </w:rPr>
        <w:t>co</w:t>
      </w:r>
      <w:r w:rsidRPr="00624C73">
        <w:rPr>
          <w:rFonts w:asciiTheme="majorHAnsi" w:hAnsiTheme="majorHAnsi" w:cstheme="majorHAnsi"/>
          <w:sz w:val="22"/>
          <w:szCs w:val="22"/>
        </w:rPr>
        <w:t>mprises</w:t>
      </w:r>
      <w:r w:rsidR="005C3978" w:rsidRPr="00624C73">
        <w:rPr>
          <w:rFonts w:asciiTheme="majorHAnsi" w:hAnsiTheme="majorHAnsi" w:cstheme="majorHAnsi"/>
          <w:sz w:val="22"/>
          <w:szCs w:val="22"/>
        </w:rPr>
        <w:t xml:space="preserve"> trainer</w:t>
      </w:r>
      <w:r w:rsidR="0047298F" w:rsidRPr="00624C73">
        <w:rPr>
          <w:rFonts w:asciiTheme="majorHAnsi" w:hAnsiTheme="majorHAnsi" w:cstheme="majorHAnsi"/>
          <w:sz w:val="22"/>
          <w:szCs w:val="22"/>
        </w:rPr>
        <w:t>s</w:t>
      </w:r>
      <w:r w:rsidR="005C3978" w:rsidRPr="00624C73">
        <w:rPr>
          <w:rFonts w:asciiTheme="majorHAnsi" w:hAnsiTheme="majorHAnsi" w:cstheme="majorHAnsi"/>
          <w:sz w:val="22"/>
          <w:szCs w:val="22"/>
        </w:rPr>
        <w:t>, internal inspect</w:t>
      </w:r>
      <w:r w:rsidR="0047298F" w:rsidRPr="00624C73">
        <w:rPr>
          <w:rFonts w:asciiTheme="majorHAnsi" w:hAnsiTheme="majorHAnsi" w:cstheme="majorHAnsi"/>
          <w:sz w:val="22"/>
          <w:szCs w:val="22"/>
        </w:rPr>
        <w:t xml:space="preserve">ors and </w:t>
      </w:r>
      <w:r w:rsidRPr="00624C73">
        <w:rPr>
          <w:rFonts w:asciiTheme="majorHAnsi" w:hAnsiTheme="majorHAnsi" w:cstheme="majorHAnsi"/>
          <w:sz w:val="22"/>
          <w:szCs w:val="22"/>
        </w:rPr>
        <w:t xml:space="preserve">the </w:t>
      </w:r>
      <w:r w:rsidR="0047298F" w:rsidRPr="00624C73">
        <w:rPr>
          <w:rFonts w:asciiTheme="majorHAnsi" w:hAnsiTheme="majorHAnsi" w:cstheme="majorHAnsi"/>
          <w:sz w:val="22"/>
          <w:szCs w:val="22"/>
        </w:rPr>
        <w:t xml:space="preserve">IMS </w:t>
      </w:r>
      <w:r w:rsidRPr="00624C73">
        <w:rPr>
          <w:rFonts w:asciiTheme="majorHAnsi" w:hAnsiTheme="majorHAnsi" w:cstheme="majorHAnsi"/>
          <w:sz w:val="22"/>
          <w:szCs w:val="22"/>
        </w:rPr>
        <w:t>M</w:t>
      </w:r>
      <w:r w:rsidR="0047298F" w:rsidRPr="00624C73">
        <w:rPr>
          <w:rFonts w:asciiTheme="majorHAnsi" w:hAnsiTheme="majorHAnsi" w:cstheme="majorHAnsi"/>
          <w:sz w:val="22"/>
          <w:szCs w:val="22"/>
        </w:rPr>
        <w:t>anager</w:t>
      </w:r>
      <w:r w:rsidRPr="00624C73">
        <w:rPr>
          <w:rFonts w:asciiTheme="majorHAnsi" w:hAnsiTheme="majorHAnsi" w:cstheme="majorHAnsi"/>
          <w:sz w:val="22"/>
          <w:szCs w:val="22"/>
        </w:rPr>
        <w:t xml:space="preserve">, </w:t>
      </w:r>
      <w:r w:rsidR="00D32963" w:rsidRPr="00624C73">
        <w:rPr>
          <w:rFonts w:asciiTheme="majorHAnsi" w:hAnsiTheme="majorHAnsi" w:cstheme="majorHAnsi"/>
          <w:sz w:val="22"/>
          <w:szCs w:val="22"/>
        </w:rPr>
        <w:t xml:space="preserve">who </w:t>
      </w:r>
      <w:r w:rsidRPr="00624C73">
        <w:rPr>
          <w:rFonts w:asciiTheme="majorHAnsi" w:hAnsiTheme="majorHAnsi" w:cstheme="majorHAnsi"/>
          <w:sz w:val="22"/>
          <w:szCs w:val="22"/>
        </w:rPr>
        <w:t xml:space="preserve">must all demonstrate an </w:t>
      </w:r>
      <w:r w:rsidR="00D32963" w:rsidRPr="00624C73">
        <w:rPr>
          <w:rFonts w:asciiTheme="majorHAnsi" w:hAnsiTheme="majorHAnsi" w:cstheme="majorHAnsi"/>
          <w:sz w:val="22"/>
          <w:szCs w:val="22"/>
        </w:rPr>
        <w:t>understand</w:t>
      </w:r>
      <w:r w:rsidRPr="00624C73">
        <w:rPr>
          <w:rFonts w:asciiTheme="majorHAnsi" w:hAnsiTheme="majorHAnsi" w:cstheme="majorHAnsi"/>
          <w:sz w:val="22"/>
          <w:szCs w:val="22"/>
        </w:rPr>
        <w:t>ing of the group</w:t>
      </w:r>
      <w:r w:rsidR="009E50D4" w:rsidRPr="00624C73">
        <w:rPr>
          <w:rFonts w:asciiTheme="majorHAnsi" w:hAnsiTheme="majorHAnsi" w:cstheme="majorHAnsi"/>
          <w:sz w:val="22"/>
          <w:szCs w:val="22"/>
        </w:rPr>
        <w:t xml:space="preserve">’s </w:t>
      </w:r>
      <w:r w:rsidR="00D32963" w:rsidRPr="00624C73">
        <w:rPr>
          <w:rFonts w:asciiTheme="majorHAnsi" w:hAnsiTheme="majorHAnsi" w:cstheme="majorHAnsi"/>
          <w:sz w:val="22"/>
          <w:szCs w:val="22"/>
        </w:rPr>
        <w:t>operation and governance</w:t>
      </w:r>
      <w:r w:rsidR="009E50D4" w:rsidRPr="00624C73">
        <w:rPr>
          <w:rFonts w:asciiTheme="majorHAnsi" w:hAnsiTheme="majorHAnsi" w:cstheme="majorHAnsi"/>
          <w:sz w:val="22"/>
          <w:szCs w:val="22"/>
        </w:rPr>
        <w:t xml:space="preserve"> and</w:t>
      </w:r>
      <w:r w:rsidR="00D32963" w:rsidRPr="00624C73">
        <w:rPr>
          <w:rFonts w:asciiTheme="majorHAnsi" w:hAnsiTheme="majorHAnsi" w:cstheme="majorHAnsi"/>
          <w:sz w:val="22"/>
          <w:szCs w:val="22"/>
        </w:rPr>
        <w:t xml:space="preserve"> familiar</w:t>
      </w:r>
      <w:r w:rsidR="009E50D4" w:rsidRPr="00624C73">
        <w:rPr>
          <w:rFonts w:asciiTheme="majorHAnsi" w:hAnsiTheme="majorHAnsi" w:cstheme="majorHAnsi"/>
          <w:sz w:val="22"/>
          <w:szCs w:val="22"/>
        </w:rPr>
        <w:t xml:space="preserve">ity </w:t>
      </w:r>
      <w:r w:rsidR="00D32963" w:rsidRPr="00624C73">
        <w:rPr>
          <w:rFonts w:asciiTheme="majorHAnsi" w:hAnsiTheme="majorHAnsi" w:cstheme="majorHAnsi"/>
          <w:sz w:val="22"/>
          <w:szCs w:val="22"/>
        </w:rPr>
        <w:t xml:space="preserve">with </w:t>
      </w:r>
      <w:r w:rsidR="009E50D4" w:rsidRPr="00624C73">
        <w:rPr>
          <w:rFonts w:asciiTheme="majorHAnsi" w:hAnsiTheme="majorHAnsi" w:cstheme="majorHAnsi"/>
          <w:sz w:val="22"/>
          <w:szCs w:val="22"/>
        </w:rPr>
        <w:t>IMS</w:t>
      </w:r>
      <w:r w:rsidR="00D32963" w:rsidRPr="00624C73">
        <w:rPr>
          <w:rFonts w:asciiTheme="majorHAnsi" w:hAnsiTheme="majorHAnsi" w:cstheme="majorHAnsi"/>
          <w:sz w:val="22"/>
          <w:szCs w:val="22"/>
        </w:rPr>
        <w:t xml:space="preserve"> procedure</w:t>
      </w:r>
      <w:r w:rsidR="009E50D4" w:rsidRPr="00624C73">
        <w:rPr>
          <w:rFonts w:asciiTheme="majorHAnsi" w:hAnsiTheme="majorHAnsi" w:cstheme="majorHAnsi"/>
          <w:sz w:val="22"/>
          <w:szCs w:val="22"/>
        </w:rPr>
        <w:t>s</w:t>
      </w:r>
      <w:r w:rsidR="00D32963" w:rsidRPr="00624C73">
        <w:rPr>
          <w:rFonts w:asciiTheme="majorHAnsi" w:hAnsiTheme="majorHAnsi" w:cstheme="majorHAnsi"/>
          <w:sz w:val="22"/>
          <w:szCs w:val="22"/>
        </w:rPr>
        <w:t xml:space="preserve"> </w:t>
      </w:r>
      <w:r w:rsidR="009E50D4" w:rsidRPr="00624C73">
        <w:rPr>
          <w:rFonts w:asciiTheme="majorHAnsi" w:hAnsiTheme="majorHAnsi" w:cstheme="majorHAnsi"/>
          <w:sz w:val="22"/>
          <w:szCs w:val="22"/>
        </w:rPr>
        <w:t xml:space="preserve">to guide </w:t>
      </w:r>
      <w:r w:rsidR="00D32963" w:rsidRPr="00624C73">
        <w:rPr>
          <w:rFonts w:asciiTheme="majorHAnsi" w:hAnsiTheme="majorHAnsi" w:cstheme="majorHAnsi"/>
          <w:sz w:val="22"/>
          <w:szCs w:val="22"/>
        </w:rPr>
        <w:t>deci</w:t>
      </w:r>
      <w:r w:rsidR="0047298F" w:rsidRPr="00624C73">
        <w:rPr>
          <w:rFonts w:asciiTheme="majorHAnsi" w:hAnsiTheme="majorHAnsi" w:cstheme="majorHAnsi"/>
          <w:sz w:val="22"/>
          <w:szCs w:val="22"/>
        </w:rPr>
        <w:t>sion</w:t>
      </w:r>
      <w:r w:rsidR="009E50D4" w:rsidRPr="00624C73">
        <w:rPr>
          <w:rFonts w:asciiTheme="majorHAnsi" w:hAnsiTheme="majorHAnsi" w:cstheme="majorHAnsi"/>
          <w:sz w:val="22"/>
          <w:szCs w:val="22"/>
        </w:rPr>
        <w:t>s</w:t>
      </w:r>
      <w:r w:rsidR="00D32963" w:rsidRPr="00624C73">
        <w:rPr>
          <w:rFonts w:asciiTheme="majorHAnsi" w:hAnsiTheme="majorHAnsi" w:cstheme="majorHAnsi"/>
          <w:sz w:val="22"/>
          <w:szCs w:val="22"/>
        </w:rPr>
        <w:t>.</w:t>
      </w:r>
      <w:r w:rsidR="00686E4A" w:rsidRPr="00624C73">
        <w:rPr>
          <w:rFonts w:asciiTheme="majorHAnsi" w:hAnsiTheme="majorHAnsi" w:cstheme="majorHAnsi"/>
          <w:sz w:val="22"/>
          <w:szCs w:val="22"/>
        </w:rPr>
        <w:t xml:space="preserve"> The committee </w:t>
      </w:r>
      <w:r w:rsidR="009E50D4" w:rsidRPr="00624C73">
        <w:rPr>
          <w:rFonts w:asciiTheme="majorHAnsi" w:hAnsiTheme="majorHAnsi" w:cstheme="majorHAnsi"/>
          <w:sz w:val="22"/>
          <w:szCs w:val="22"/>
        </w:rPr>
        <w:t xml:space="preserve">must demonstrate </w:t>
      </w:r>
      <w:r w:rsidR="00D32963" w:rsidRPr="00624C73">
        <w:rPr>
          <w:rFonts w:asciiTheme="majorHAnsi" w:hAnsiTheme="majorHAnsi" w:cstheme="majorHAnsi"/>
          <w:sz w:val="22"/>
          <w:szCs w:val="22"/>
        </w:rPr>
        <w:t>impartial</w:t>
      </w:r>
      <w:r w:rsidR="009E50D4" w:rsidRPr="00624C73">
        <w:rPr>
          <w:rFonts w:asciiTheme="majorHAnsi" w:hAnsiTheme="majorHAnsi" w:cstheme="majorHAnsi"/>
          <w:sz w:val="22"/>
          <w:szCs w:val="22"/>
        </w:rPr>
        <w:t>ity</w:t>
      </w:r>
      <w:r w:rsidR="00D32963" w:rsidRPr="00624C73">
        <w:rPr>
          <w:rFonts w:asciiTheme="majorHAnsi" w:hAnsiTheme="majorHAnsi" w:cstheme="majorHAnsi"/>
          <w:sz w:val="22"/>
          <w:szCs w:val="22"/>
        </w:rPr>
        <w:t xml:space="preserve"> </w:t>
      </w:r>
      <w:r w:rsidR="009E50D4" w:rsidRPr="00624C73">
        <w:rPr>
          <w:rFonts w:asciiTheme="majorHAnsi" w:hAnsiTheme="majorHAnsi" w:cstheme="majorHAnsi"/>
          <w:sz w:val="22"/>
          <w:szCs w:val="22"/>
        </w:rPr>
        <w:t>to ensure t</w:t>
      </w:r>
      <w:r w:rsidR="00D32963" w:rsidRPr="00624C73">
        <w:rPr>
          <w:rFonts w:asciiTheme="majorHAnsi" w:hAnsiTheme="majorHAnsi" w:cstheme="majorHAnsi"/>
          <w:sz w:val="22"/>
          <w:szCs w:val="22"/>
        </w:rPr>
        <w:t xml:space="preserve">hat </w:t>
      </w:r>
      <w:r w:rsidR="009E50D4" w:rsidRPr="00624C73">
        <w:rPr>
          <w:rFonts w:asciiTheme="majorHAnsi" w:hAnsiTheme="majorHAnsi" w:cstheme="majorHAnsi"/>
          <w:sz w:val="22"/>
          <w:szCs w:val="22"/>
        </w:rPr>
        <w:t>its rulings are accepted as</w:t>
      </w:r>
      <w:r w:rsidR="00D32963" w:rsidRPr="00624C73">
        <w:rPr>
          <w:rFonts w:asciiTheme="majorHAnsi" w:hAnsiTheme="majorHAnsi" w:cstheme="majorHAnsi"/>
          <w:sz w:val="22"/>
          <w:szCs w:val="22"/>
        </w:rPr>
        <w:t xml:space="preserve"> fair and consistent.  </w:t>
      </w:r>
    </w:p>
    <w:p w14:paraId="5720F1C3" w14:textId="77777777" w:rsidR="001D32B7" w:rsidRPr="00624C73" w:rsidRDefault="001D32B7" w:rsidP="00036DD2">
      <w:pPr>
        <w:rPr>
          <w:rFonts w:asciiTheme="majorHAnsi" w:hAnsiTheme="majorHAnsi" w:cstheme="majorHAnsi"/>
          <w:b/>
          <w:sz w:val="22"/>
          <w:szCs w:val="22"/>
          <w:u w:val="single"/>
        </w:rPr>
      </w:pPr>
    </w:p>
    <w:p w14:paraId="33B99CA4" w14:textId="30F2367C" w:rsidR="00036DD2" w:rsidRPr="00624C73" w:rsidRDefault="00036DD2" w:rsidP="00036DD2">
      <w:pPr>
        <w:rPr>
          <w:rFonts w:asciiTheme="majorHAnsi" w:hAnsiTheme="majorHAnsi" w:cstheme="majorHAnsi"/>
          <w:b/>
          <w:sz w:val="22"/>
          <w:szCs w:val="22"/>
          <w:u w:val="single"/>
        </w:rPr>
      </w:pPr>
      <w:r w:rsidRPr="00624C73">
        <w:rPr>
          <w:rFonts w:asciiTheme="majorHAnsi" w:hAnsiTheme="majorHAnsi" w:cstheme="majorHAnsi"/>
          <w:b/>
          <w:sz w:val="22"/>
          <w:szCs w:val="22"/>
          <w:u w:val="single"/>
        </w:rPr>
        <w:t xml:space="preserve">Trainers </w:t>
      </w:r>
    </w:p>
    <w:p w14:paraId="0EF8ED7A" w14:textId="69396740" w:rsidR="00036DD2" w:rsidRPr="00624C73" w:rsidRDefault="009E50D4" w:rsidP="00C03303">
      <w:pPr>
        <w:jc w:val="both"/>
        <w:rPr>
          <w:rFonts w:asciiTheme="majorHAnsi" w:hAnsiTheme="majorHAnsi" w:cstheme="majorHAnsi"/>
          <w:b/>
          <w:sz w:val="22"/>
          <w:szCs w:val="22"/>
        </w:rPr>
      </w:pPr>
      <w:r w:rsidRPr="00624C73">
        <w:rPr>
          <w:rFonts w:asciiTheme="majorHAnsi" w:hAnsiTheme="majorHAnsi" w:cstheme="majorHAnsi"/>
          <w:sz w:val="22"/>
          <w:szCs w:val="22"/>
        </w:rPr>
        <w:t>IMS trainers serve to</w:t>
      </w:r>
      <w:r w:rsidR="00DA0E2A" w:rsidRPr="00624C73">
        <w:rPr>
          <w:rFonts w:asciiTheme="majorHAnsi" w:hAnsiTheme="majorHAnsi" w:cstheme="majorHAnsi"/>
          <w:sz w:val="22"/>
          <w:szCs w:val="22"/>
        </w:rPr>
        <w:t xml:space="preserve"> develop </w:t>
      </w:r>
      <w:r w:rsidRPr="00624C73">
        <w:rPr>
          <w:rFonts w:asciiTheme="majorHAnsi" w:hAnsiTheme="majorHAnsi" w:cstheme="majorHAnsi"/>
          <w:sz w:val="22"/>
          <w:szCs w:val="22"/>
        </w:rPr>
        <w:t>and implement a</w:t>
      </w:r>
      <w:ins w:id="1528" w:author="Khananusit, Sarida GIZ TH" w:date="2020-08-26T15:30:00Z">
        <w:r w:rsidR="00A51C7D">
          <w:rPr>
            <w:rFonts w:asciiTheme="majorHAnsi" w:hAnsiTheme="majorHAnsi" w:cstheme="majorHAnsi"/>
            <w:sz w:val="22"/>
            <w:szCs w:val="22"/>
          </w:rPr>
          <w:t>n</w:t>
        </w:r>
      </w:ins>
      <w:del w:id="1529" w:author="Khananusit, Sarida GIZ TH" w:date="2020-08-26T15:30:00Z">
        <w:r w:rsidRPr="00624C73" w:rsidDel="00A51C7D">
          <w:rPr>
            <w:rFonts w:asciiTheme="majorHAnsi" w:hAnsiTheme="majorHAnsi" w:cstheme="majorHAnsi"/>
            <w:sz w:val="22"/>
            <w:szCs w:val="22"/>
          </w:rPr>
          <w:delText>m</w:delText>
        </w:r>
      </w:del>
      <w:r w:rsidRPr="00624C73">
        <w:rPr>
          <w:rFonts w:asciiTheme="majorHAnsi" w:hAnsiTheme="majorHAnsi" w:cstheme="majorHAnsi"/>
          <w:sz w:val="22"/>
          <w:szCs w:val="22"/>
        </w:rPr>
        <w:t xml:space="preserve"> ongoing SRP </w:t>
      </w:r>
      <w:r w:rsidR="00DA0E2A" w:rsidRPr="00624C73">
        <w:rPr>
          <w:rFonts w:asciiTheme="majorHAnsi" w:hAnsiTheme="majorHAnsi" w:cstheme="majorHAnsi"/>
          <w:sz w:val="22"/>
          <w:szCs w:val="22"/>
        </w:rPr>
        <w:t>training program</w:t>
      </w:r>
      <w:r w:rsidRPr="00624C73">
        <w:rPr>
          <w:rFonts w:asciiTheme="majorHAnsi" w:hAnsiTheme="majorHAnsi" w:cstheme="majorHAnsi"/>
          <w:sz w:val="22"/>
          <w:szCs w:val="22"/>
        </w:rPr>
        <w:t xml:space="preserve"> for group members</w:t>
      </w:r>
      <w:r w:rsidR="00DA0E2A" w:rsidRPr="00624C73">
        <w:rPr>
          <w:rFonts w:asciiTheme="majorHAnsi" w:hAnsiTheme="majorHAnsi" w:cstheme="majorHAnsi"/>
          <w:sz w:val="22"/>
          <w:szCs w:val="22"/>
        </w:rPr>
        <w:t>,</w:t>
      </w:r>
      <w:r w:rsidRPr="00624C73">
        <w:rPr>
          <w:rFonts w:asciiTheme="majorHAnsi" w:hAnsiTheme="majorHAnsi" w:cstheme="majorHAnsi"/>
          <w:sz w:val="22"/>
          <w:szCs w:val="22"/>
        </w:rPr>
        <w:t xml:space="preserve"> </w:t>
      </w:r>
      <w:del w:id="1530" w:author="Khananusit, Sarida GIZ TH" w:date="2020-08-26T15:30:00Z">
        <w:r w:rsidRPr="00624C73" w:rsidDel="0020647E">
          <w:rPr>
            <w:rFonts w:asciiTheme="majorHAnsi" w:hAnsiTheme="majorHAnsi" w:cstheme="majorHAnsi"/>
            <w:sz w:val="22"/>
            <w:szCs w:val="22"/>
          </w:rPr>
          <w:delText>and analyze</w:delText>
        </w:r>
      </w:del>
      <w:ins w:id="1531" w:author="Khananusit, Sarida GIZ TH" w:date="2020-08-26T15:30:00Z">
        <w:r w:rsidR="0020647E" w:rsidRPr="00624C73">
          <w:rPr>
            <w:rFonts w:asciiTheme="majorHAnsi" w:hAnsiTheme="majorHAnsi" w:cstheme="majorHAnsi"/>
            <w:sz w:val="22"/>
            <w:szCs w:val="22"/>
          </w:rPr>
          <w:t>analyse</w:t>
        </w:r>
      </w:ins>
      <w:r w:rsidRPr="00624C73">
        <w:rPr>
          <w:rFonts w:asciiTheme="majorHAnsi" w:hAnsiTheme="majorHAnsi" w:cstheme="majorHAnsi"/>
          <w:sz w:val="22"/>
          <w:szCs w:val="22"/>
        </w:rPr>
        <w:t xml:space="preserve"> practices to identify compliance shortfalls and training needs, and </w:t>
      </w:r>
      <w:del w:id="1532" w:author="Khananusit, Sarida GIZ TH" w:date="2020-08-26T15:30:00Z">
        <w:r w:rsidRPr="00624C73" w:rsidDel="0020647E">
          <w:rPr>
            <w:rFonts w:asciiTheme="majorHAnsi" w:hAnsiTheme="majorHAnsi" w:cstheme="majorHAnsi"/>
            <w:sz w:val="22"/>
            <w:szCs w:val="22"/>
          </w:rPr>
          <w:delText>then to</w:delText>
        </w:r>
        <w:r w:rsidR="00DA0E2A" w:rsidRPr="00624C73" w:rsidDel="0020647E">
          <w:rPr>
            <w:rFonts w:asciiTheme="majorHAnsi" w:hAnsiTheme="majorHAnsi" w:cstheme="majorHAnsi"/>
            <w:sz w:val="22"/>
            <w:szCs w:val="22"/>
          </w:rPr>
          <w:delText xml:space="preserve"> </w:delText>
        </w:r>
      </w:del>
      <w:r w:rsidR="00DA0E2A" w:rsidRPr="00624C73">
        <w:rPr>
          <w:rFonts w:asciiTheme="majorHAnsi" w:hAnsiTheme="majorHAnsi" w:cstheme="majorHAnsi"/>
          <w:sz w:val="22"/>
          <w:szCs w:val="22"/>
        </w:rPr>
        <w:t xml:space="preserve">implement </w:t>
      </w:r>
      <w:r w:rsidRPr="00624C73">
        <w:rPr>
          <w:rFonts w:asciiTheme="majorHAnsi" w:hAnsiTheme="majorHAnsi" w:cstheme="majorHAnsi"/>
          <w:sz w:val="22"/>
          <w:szCs w:val="22"/>
        </w:rPr>
        <w:t xml:space="preserve">a regular </w:t>
      </w:r>
      <w:r w:rsidR="000C567A" w:rsidRPr="00624C73">
        <w:rPr>
          <w:rFonts w:asciiTheme="majorHAnsi" w:hAnsiTheme="majorHAnsi" w:cstheme="majorHAnsi"/>
          <w:sz w:val="22"/>
          <w:szCs w:val="22"/>
        </w:rPr>
        <w:t>training program</w:t>
      </w:r>
      <w:r w:rsidRPr="00624C73">
        <w:rPr>
          <w:rFonts w:asciiTheme="majorHAnsi" w:hAnsiTheme="majorHAnsi" w:cstheme="majorHAnsi"/>
          <w:sz w:val="22"/>
          <w:szCs w:val="22"/>
        </w:rPr>
        <w:t xml:space="preserve"> for group members</w:t>
      </w:r>
      <w:r w:rsidR="000C567A" w:rsidRPr="00624C73">
        <w:rPr>
          <w:rFonts w:asciiTheme="majorHAnsi" w:hAnsiTheme="majorHAnsi" w:cstheme="majorHAnsi"/>
          <w:sz w:val="22"/>
          <w:szCs w:val="22"/>
        </w:rPr>
        <w:t xml:space="preserve">. </w:t>
      </w:r>
      <w:r w:rsidR="00036DD2" w:rsidRPr="00624C73">
        <w:rPr>
          <w:rFonts w:asciiTheme="majorHAnsi" w:hAnsiTheme="majorHAnsi" w:cstheme="majorHAnsi"/>
          <w:sz w:val="22"/>
          <w:szCs w:val="22"/>
        </w:rPr>
        <w:t xml:space="preserve">Training is one of the most important </w:t>
      </w:r>
      <w:r w:rsidR="00BF6699" w:rsidRPr="00624C73">
        <w:rPr>
          <w:rFonts w:asciiTheme="majorHAnsi" w:hAnsiTheme="majorHAnsi" w:cstheme="majorHAnsi"/>
          <w:sz w:val="22"/>
          <w:szCs w:val="22"/>
        </w:rPr>
        <w:t>determinants</w:t>
      </w:r>
      <w:r w:rsidR="00036DD2" w:rsidRPr="00624C73">
        <w:rPr>
          <w:rFonts w:asciiTheme="majorHAnsi" w:hAnsiTheme="majorHAnsi" w:cstheme="majorHAnsi"/>
          <w:sz w:val="22"/>
          <w:szCs w:val="22"/>
        </w:rPr>
        <w:t xml:space="preserve"> of </w:t>
      </w:r>
      <w:r w:rsidR="00BF6699" w:rsidRPr="00624C73">
        <w:rPr>
          <w:rFonts w:asciiTheme="majorHAnsi" w:hAnsiTheme="majorHAnsi" w:cstheme="majorHAnsi"/>
          <w:sz w:val="22"/>
          <w:szCs w:val="22"/>
        </w:rPr>
        <w:t>effective</w:t>
      </w:r>
      <w:r w:rsidR="00036DD2" w:rsidRPr="00624C73">
        <w:rPr>
          <w:rFonts w:asciiTheme="majorHAnsi" w:hAnsiTheme="majorHAnsi" w:cstheme="majorHAnsi"/>
          <w:sz w:val="22"/>
          <w:szCs w:val="22"/>
        </w:rPr>
        <w:t xml:space="preserve"> management of a producer group </w:t>
      </w:r>
      <w:del w:id="1533" w:author="Khananusit, Sarida GIZ TH" w:date="2020-08-26T15:30:00Z">
        <w:r w:rsidR="00036DD2" w:rsidRPr="00624C73" w:rsidDel="0020647E">
          <w:rPr>
            <w:rFonts w:asciiTheme="majorHAnsi" w:hAnsiTheme="majorHAnsi" w:cstheme="majorHAnsi"/>
            <w:sz w:val="22"/>
            <w:szCs w:val="22"/>
          </w:rPr>
          <w:delText>and also</w:delText>
        </w:r>
      </w:del>
      <w:ins w:id="1534" w:author="Khananusit, Sarida GIZ TH" w:date="2020-08-26T15:30:00Z">
        <w:r w:rsidR="0020647E" w:rsidRPr="00624C73">
          <w:rPr>
            <w:rFonts w:asciiTheme="majorHAnsi" w:hAnsiTheme="majorHAnsi" w:cstheme="majorHAnsi"/>
            <w:sz w:val="22"/>
            <w:szCs w:val="22"/>
          </w:rPr>
          <w:t>and</w:t>
        </w:r>
      </w:ins>
      <w:r w:rsidR="00036DD2" w:rsidRPr="00624C73">
        <w:rPr>
          <w:rFonts w:asciiTheme="majorHAnsi" w:hAnsiTheme="majorHAnsi" w:cstheme="majorHAnsi"/>
          <w:sz w:val="22"/>
          <w:szCs w:val="22"/>
        </w:rPr>
        <w:t xml:space="preserve"> </w:t>
      </w:r>
      <w:r w:rsidR="00BF6699" w:rsidRPr="00624C73">
        <w:rPr>
          <w:rFonts w:asciiTheme="majorHAnsi" w:hAnsiTheme="majorHAnsi" w:cstheme="majorHAnsi"/>
          <w:sz w:val="22"/>
          <w:szCs w:val="22"/>
        </w:rPr>
        <w:t>a key driver of</w:t>
      </w:r>
      <w:r w:rsidR="00036DD2" w:rsidRPr="00624C73">
        <w:rPr>
          <w:rFonts w:asciiTheme="majorHAnsi" w:hAnsiTheme="majorHAnsi" w:cstheme="majorHAnsi"/>
          <w:sz w:val="22"/>
          <w:szCs w:val="22"/>
        </w:rPr>
        <w:t xml:space="preserve"> success </w:t>
      </w:r>
      <w:r w:rsidR="00BF6699" w:rsidRPr="00624C73">
        <w:rPr>
          <w:rFonts w:asciiTheme="majorHAnsi" w:hAnsiTheme="majorHAnsi" w:cstheme="majorHAnsi"/>
          <w:sz w:val="22"/>
          <w:szCs w:val="22"/>
        </w:rPr>
        <w:t>for</w:t>
      </w:r>
      <w:r w:rsidR="00036DD2" w:rsidRPr="00624C73">
        <w:rPr>
          <w:rFonts w:asciiTheme="majorHAnsi" w:hAnsiTheme="majorHAnsi" w:cstheme="majorHAnsi"/>
          <w:sz w:val="22"/>
          <w:szCs w:val="22"/>
        </w:rPr>
        <w:t xml:space="preserve"> the </w:t>
      </w:r>
      <w:r w:rsidR="00BF6699" w:rsidRPr="00624C73">
        <w:rPr>
          <w:rFonts w:asciiTheme="majorHAnsi" w:hAnsiTheme="majorHAnsi" w:cstheme="majorHAnsi"/>
          <w:sz w:val="22"/>
          <w:szCs w:val="22"/>
        </w:rPr>
        <w:t>verification</w:t>
      </w:r>
      <w:r w:rsidR="00036DD2" w:rsidRPr="00624C73">
        <w:rPr>
          <w:rFonts w:asciiTheme="majorHAnsi" w:hAnsiTheme="majorHAnsi" w:cstheme="majorHAnsi"/>
          <w:sz w:val="22"/>
          <w:szCs w:val="22"/>
        </w:rPr>
        <w:t xml:space="preserve"> process.</w:t>
      </w:r>
    </w:p>
    <w:p w14:paraId="7EBB1F48" w14:textId="77777777" w:rsidR="00036DD2" w:rsidRPr="00624C73" w:rsidRDefault="00036DD2" w:rsidP="00036DD2">
      <w:pPr>
        <w:ind w:firstLine="360"/>
        <w:rPr>
          <w:rFonts w:asciiTheme="majorHAnsi" w:hAnsiTheme="majorHAnsi" w:cstheme="majorHAnsi"/>
          <w:sz w:val="22"/>
          <w:szCs w:val="22"/>
        </w:rPr>
      </w:pPr>
      <w:r w:rsidRPr="00624C73">
        <w:rPr>
          <w:rFonts w:asciiTheme="majorHAnsi" w:hAnsiTheme="majorHAnsi" w:cstheme="majorHAnsi"/>
          <w:b/>
          <w:sz w:val="22"/>
          <w:szCs w:val="22"/>
        </w:rPr>
        <w:t>Qualification</w:t>
      </w:r>
      <w:r w:rsidRPr="00624C73">
        <w:rPr>
          <w:rFonts w:asciiTheme="majorHAnsi" w:hAnsiTheme="majorHAnsi" w:cstheme="majorHAnsi"/>
          <w:sz w:val="22"/>
          <w:szCs w:val="22"/>
        </w:rPr>
        <w:t>s:</w:t>
      </w:r>
    </w:p>
    <w:p w14:paraId="6BAC15AC" w14:textId="22F46565" w:rsidR="00036DD2" w:rsidRPr="00624C73" w:rsidRDefault="00036DD2" w:rsidP="00036DD2">
      <w:pPr>
        <w:pStyle w:val="ListParagraph"/>
        <w:numPr>
          <w:ilvl w:val="0"/>
          <w:numId w:val="4"/>
        </w:numPr>
        <w:rPr>
          <w:rFonts w:asciiTheme="majorHAnsi" w:hAnsiTheme="majorHAnsi" w:cstheme="majorHAnsi"/>
          <w:sz w:val="22"/>
          <w:szCs w:val="22"/>
        </w:rPr>
      </w:pPr>
      <w:r w:rsidRPr="00624C73">
        <w:rPr>
          <w:rFonts w:asciiTheme="majorHAnsi" w:hAnsiTheme="majorHAnsi" w:cstheme="majorHAnsi"/>
          <w:sz w:val="22"/>
          <w:szCs w:val="22"/>
        </w:rPr>
        <w:t>Master</w:t>
      </w:r>
      <w:r w:rsidR="00BF6699" w:rsidRPr="00624C73">
        <w:rPr>
          <w:rFonts w:asciiTheme="majorHAnsi" w:hAnsiTheme="majorHAnsi" w:cstheme="majorHAnsi"/>
          <w:sz w:val="22"/>
          <w:szCs w:val="22"/>
        </w:rPr>
        <w:t>y</w:t>
      </w:r>
      <w:r w:rsidRPr="00624C73">
        <w:rPr>
          <w:rFonts w:asciiTheme="majorHAnsi" w:hAnsiTheme="majorHAnsi" w:cstheme="majorHAnsi"/>
          <w:sz w:val="22"/>
          <w:szCs w:val="22"/>
        </w:rPr>
        <w:t xml:space="preserve"> of the local language and customs of producers</w:t>
      </w:r>
      <w:r w:rsidR="009E50D4" w:rsidRPr="00624C73">
        <w:rPr>
          <w:rFonts w:asciiTheme="majorHAnsi" w:hAnsiTheme="majorHAnsi" w:cstheme="majorHAnsi"/>
          <w:sz w:val="22"/>
          <w:szCs w:val="22"/>
        </w:rPr>
        <w:t xml:space="preserve"> in the group</w:t>
      </w:r>
      <w:r w:rsidRPr="00624C73">
        <w:rPr>
          <w:rFonts w:asciiTheme="majorHAnsi" w:hAnsiTheme="majorHAnsi" w:cstheme="majorHAnsi"/>
          <w:sz w:val="22"/>
          <w:szCs w:val="22"/>
        </w:rPr>
        <w:t>.</w:t>
      </w:r>
    </w:p>
    <w:p w14:paraId="43C865E3" w14:textId="1D681D70" w:rsidR="00036DD2" w:rsidRPr="00624C73" w:rsidRDefault="00036DD2" w:rsidP="00036DD2">
      <w:pPr>
        <w:pStyle w:val="ListParagraph"/>
        <w:widowControl w:val="0"/>
        <w:numPr>
          <w:ilvl w:val="0"/>
          <w:numId w:val="4"/>
        </w:numPr>
        <w:suppressAutoHyphens/>
        <w:rPr>
          <w:rFonts w:asciiTheme="majorHAnsi" w:hAnsiTheme="majorHAnsi" w:cstheme="majorHAnsi"/>
          <w:sz w:val="22"/>
          <w:szCs w:val="22"/>
        </w:rPr>
      </w:pPr>
      <w:r w:rsidRPr="00624C73">
        <w:rPr>
          <w:rFonts w:asciiTheme="majorHAnsi" w:hAnsiTheme="majorHAnsi" w:cstheme="majorHAnsi"/>
          <w:sz w:val="22"/>
          <w:szCs w:val="22"/>
        </w:rPr>
        <w:t>Knowledge of local/regional agricultural systems</w:t>
      </w:r>
      <w:r w:rsidR="00BF6699" w:rsidRPr="00624C73">
        <w:rPr>
          <w:rFonts w:asciiTheme="majorHAnsi" w:hAnsiTheme="majorHAnsi" w:cstheme="majorHAnsi"/>
          <w:sz w:val="22"/>
          <w:szCs w:val="22"/>
        </w:rPr>
        <w:t xml:space="preserve"> and farm practices</w:t>
      </w:r>
      <w:r w:rsidRPr="00624C73">
        <w:rPr>
          <w:rFonts w:asciiTheme="majorHAnsi" w:hAnsiTheme="majorHAnsi" w:cstheme="majorHAnsi"/>
          <w:sz w:val="22"/>
          <w:szCs w:val="22"/>
        </w:rPr>
        <w:t xml:space="preserve">. </w:t>
      </w:r>
    </w:p>
    <w:p w14:paraId="79F99FC9" w14:textId="2BB2FBC9" w:rsidR="00036DD2" w:rsidRPr="00624C73" w:rsidRDefault="00036DD2" w:rsidP="00C03303">
      <w:pPr>
        <w:widowControl w:val="0"/>
        <w:numPr>
          <w:ilvl w:val="0"/>
          <w:numId w:val="2"/>
        </w:numPr>
        <w:suppressAutoHyphens/>
        <w:jc w:val="both"/>
        <w:rPr>
          <w:rFonts w:asciiTheme="majorHAnsi" w:hAnsiTheme="majorHAnsi" w:cstheme="majorHAnsi"/>
          <w:sz w:val="22"/>
          <w:szCs w:val="22"/>
        </w:rPr>
      </w:pPr>
      <w:r w:rsidRPr="00624C73">
        <w:rPr>
          <w:rFonts w:asciiTheme="majorHAnsi" w:hAnsiTheme="majorHAnsi" w:cstheme="majorHAnsi"/>
          <w:sz w:val="22"/>
          <w:szCs w:val="22"/>
        </w:rPr>
        <w:t xml:space="preserve">Technical </w:t>
      </w:r>
      <w:r w:rsidR="009E50D4" w:rsidRPr="00624C73">
        <w:rPr>
          <w:rFonts w:asciiTheme="majorHAnsi" w:hAnsiTheme="majorHAnsi" w:cstheme="majorHAnsi"/>
          <w:sz w:val="22"/>
          <w:szCs w:val="22"/>
        </w:rPr>
        <w:t xml:space="preserve">understanding of the </w:t>
      </w:r>
      <w:r w:rsidR="00683E88" w:rsidRPr="00624C73">
        <w:rPr>
          <w:rFonts w:asciiTheme="majorHAnsi" w:hAnsiTheme="majorHAnsi" w:cstheme="majorHAnsi"/>
          <w:sz w:val="22"/>
          <w:szCs w:val="22"/>
        </w:rPr>
        <w:t xml:space="preserve">SRP </w:t>
      </w:r>
      <w:r w:rsidR="00BF6699" w:rsidRPr="00624C73">
        <w:rPr>
          <w:rFonts w:asciiTheme="majorHAnsi" w:hAnsiTheme="majorHAnsi" w:cstheme="majorHAnsi"/>
          <w:sz w:val="22"/>
          <w:szCs w:val="22"/>
        </w:rPr>
        <w:t>Standard and Assuran</w:t>
      </w:r>
      <w:r w:rsidR="009E50D4" w:rsidRPr="00624C73">
        <w:rPr>
          <w:rFonts w:asciiTheme="majorHAnsi" w:hAnsiTheme="majorHAnsi" w:cstheme="majorHAnsi"/>
          <w:sz w:val="22"/>
          <w:szCs w:val="22"/>
        </w:rPr>
        <w:t>c</w:t>
      </w:r>
      <w:r w:rsidR="00BF6699" w:rsidRPr="00624C73">
        <w:rPr>
          <w:rFonts w:asciiTheme="majorHAnsi" w:hAnsiTheme="majorHAnsi" w:cstheme="majorHAnsi"/>
          <w:sz w:val="22"/>
          <w:szCs w:val="22"/>
        </w:rPr>
        <w:t>e Scheme</w:t>
      </w:r>
      <w:r w:rsidR="009E50D4" w:rsidRPr="00624C73">
        <w:rPr>
          <w:rFonts w:asciiTheme="majorHAnsi" w:hAnsiTheme="majorHAnsi" w:cstheme="majorHAnsi"/>
          <w:sz w:val="22"/>
          <w:szCs w:val="22"/>
        </w:rPr>
        <w:t>, as well as the Performance Indicators</w:t>
      </w:r>
      <w:r w:rsidRPr="00624C73">
        <w:rPr>
          <w:rFonts w:asciiTheme="majorHAnsi" w:hAnsiTheme="majorHAnsi" w:cstheme="majorHAnsi"/>
          <w:sz w:val="22"/>
          <w:szCs w:val="22"/>
        </w:rPr>
        <w:t>.</w:t>
      </w:r>
    </w:p>
    <w:p w14:paraId="7873D88E" w14:textId="656EACFE" w:rsidR="00036DD2" w:rsidRPr="00624C73" w:rsidRDefault="00036DD2" w:rsidP="00036DD2">
      <w:pPr>
        <w:widowControl w:val="0"/>
        <w:numPr>
          <w:ilvl w:val="0"/>
          <w:numId w:val="2"/>
        </w:numPr>
        <w:suppressAutoHyphens/>
        <w:rPr>
          <w:rFonts w:asciiTheme="majorHAnsi" w:hAnsiTheme="majorHAnsi" w:cstheme="majorHAnsi"/>
          <w:sz w:val="22"/>
          <w:szCs w:val="22"/>
        </w:rPr>
      </w:pPr>
      <w:r w:rsidRPr="00624C73">
        <w:rPr>
          <w:rFonts w:asciiTheme="majorHAnsi" w:hAnsiTheme="majorHAnsi" w:cstheme="majorHAnsi"/>
          <w:sz w:val="22"/>
          <w:szCs w:val="22"/>
        </w:rPr>
        <w:t>Respected by the producers</w:t>
      </w:r>
      <w:r w:rsidR="00BF6699" w:rsidRPr="00624C73">
        <w:rPr>
          <w:rFonts w:asciiTheme="majorHAnsi" w:hAnsiTheme="majorHAnsi" w:cstheme="majorHAnsi"/>
          <w:sz w:val="22"/>
          <w:szCs w:val="22"/>
        </w:rPr>
        <w:t xml:space="preserve"> in the group</w:t>
      </w:r>
      <w:r w:rsidRPr="00624C73">
        <w:rPr>
          <w:rFonts w:asciiTheme="majorHAnsi" w:hAnsiTheme="majorHAnsi" w:cstheme="majorHAnsi"/>
          <w:sz w:val="22"/>
          <w:szCs w:val="22"/>
        </w:rPr>
        <w:t>.</w:t>
      </w:r>
    </w:p>
    <w:p w14:paraId="087F4AE6" w14:textId="77777777" w:rsidR="00270949" w:rsidRPr="00624C73" w:rsidRDefault="00270949" w:rsidP="00036DD2">
      <w:pPr>
        <w:rPr>
          <w:rFonts w:asciiTheme="majorHAnsi" w:hAnsiTheme="majorHAnsi" w:cstheme="majorHAnsi"/>
          <w:b/>
          <w:sz w:val="22"/>
          <w:szCs w:val="22"/>
          <w:u w:val="single"/>
        </w:rPr>
      </w:pPr>
    </w:p>
    <w:p w14:paraId="0F47A737" w14:textId="4456B9DE" w:rsidR="00036DD2" w:rsidRPr="00624C73" w:rsidRDefault="00BF6699" w:rsidP="00036DD2">
      <w:pPr>
        <w:rPr>
          <w:rFonts w:asciiTheme="majorHAnsi" w:hAnsiTheme="majorHAnsi" w:cstheme="majorHAnsi"/>
          <w:b/>
          <w:sz w:val="22"/>
          <w:szCs w:val="22"/>
          <w:u w:val="single"/>
        </w:rPr>
      </w:pPr>
      <w:r w:rsidRPr="00624C73">
        <w:rPr>
          <w:rFonts w:asciiTheme="majorHAnsi" w:hAnsiTheme="majorHAnsi" w:cstheme="majorHAnsi"/>
          <w:b/>
          <w:sz w:val="22"/>
          <w:szCs w:val="22"/>
          <w:u w:val="single"/>
        </w:rPr>
        <w:t>I</w:t>
      </w:r>
      <w:r w:rsidR="00036DD2" w:rsidRPr="00624C73">
        <w:rPr>
          <w:rFonts w:asciiTheme="majorHAnsi" w:hAnsiTheme="majorHAnsi" w:cstheme="majorHAnsi"/>
          <w:b/>
          <w:sz w:val="22"/>
          <w:szCs w:val="22"/>
          <w:u w:val="single"/>
        </w:rPr>
        <w:t>nternal inspector</w:t>
      </w:r>
    </w:p>
    <w:p w14:paraId="6D6DE19A" w14:textId="361C262F" w:rsidR="00D54ABC" w:rsidRPr="00624C73" w:rsidRDefault="00D54ABC" w:rsidP="00C03303">
      <w:pPr>
        <w:jc w:val="both"/>
        <w:rPr>
          <w:rFonts w:asciiTheme="majorHAnsi" w:hAnsiTheme="majorHAnsi" w:cstheme="majorHAnsi"/>
          <w:sz w:val="22"/>
          <w:szCs w:val="22"/>
        </w:rPr>
      </w:pPr>
      <w:r w:rsidRPr="00624C73">
        <w:rPr>
          <w:rFonts w:asciiTheme="majorHAnsi" w:hAnsiTheme="majorHAnsi" w:cstheme="majorHAnsi"/>
          <w:sz w:val="22"/>
          <w:szCs w:val="22"/>
        </w:rPr>
        <w:t xml:space="preserve">The internal inspector plays a key role within the IMS.  His/her role and responsibilities demand technical, </w:t>
      </w:r>
      <w:proofErr w:type="gramStart"/>
      <w:r w:rsidRPr="00624C73">
        <w:rPr>
          <w:rFonts w:asciiTheme="majorHAnsi" w:hAnsiTheme="majorHAnsi" w:cstheme="majorHAnsi"/>
          <w:sz w:val="22"/>
          <w:szCs w:val="22"/>
        </w:rPr>
        <w:t>administrative</w:t>
      </w:r>
      <w:proofErr w:type="gramEnd"/>
      <w:r w:rsidRPr="00624C73">
        <w:rPr>
          <w:rFonts w:asciiTheme="majorHAnsi" w:hAnsiTheme="majorHAnsi" w:cstheme="majorHAnsi"/>
          <w:sz w:val="22"/>
          <w:szCs w:val="22"/>
        </w:rPr>
        <w:t xml:space="preserve"> and social skills and strong attention to detail. </w:t>
      </w:r>
      <w:r w:rsidR="009E50D4" w:rsidRPr="00624C73">
        <w:rPr>
          <w:rFonts w:asciiTheme="majorHAnsi" w:hAnsiTheme="majorHAnsi" w:cstheme="majorHAnsi"/>
          <w:sz w:val="22"/>
          <w:szCs w:val="22"/>
        </w:rPr>
        <w:t xml:space="preserve">The </w:t>
      </w:r>
      <w:r w:rsidRPr="00624C73">
        <w:rPr>
          <w:rFonts w:asciiTheme="majorHAnsi" w:hAnsiTheme="majorHAnsi" w:cstheme="majorHAnsi"/>
          <w:sz w:val="22"/>
          <w:szCs w:val="22"/>
        </w:rPr>
        <w:t>m</w:t>
      </w:r>
      <w:r w:rsidR="0049702F" w:rsidRPr="00624C73">
        <w:rPr>
          <w:rFonts w:asciiTheme="majorHAnsi" w:hAnsiTheme="majorHAnsi" w:cstheme="majorHAnsi"/>
          <w:sz w:val="22"/>
          <w:szCs w:val="22"/>
        </w:rPr>
        <w:t xml:space="preserve">ain task </w:t>
      </w:r>
      <w:r w:rsidRPr="00624C73">
        <w:rPr>
          <w:rFonts w:asciiTheme="majorHAnsi" w:hAnsiTheme="majorHAnsi" w:cstheme="majorHAnsi"/>
          <w:sz w:val="22"/>
          <w:szCs w:val="22"/>
        </w:rPr>
        <w:t xml:space="preserve">of the Internal Inspector </w:t>
      </w:r>
      <w:r w:rsidR="0049702F" w:rsidRPr="00624C73">
        <w:rPr>
          <w:rFonts w:asciiTheme="majorHAnsi" w:hAnsiTheme="majorHAnsi" w:cstheme="majorHAnsi"/>
          <w:sz w:val="22"/>
          <w:szCs w:val="22"/>
        </w:rPr>
        <w:t>is to conduct internal inspection</w:t>
      </w:r>
      <w:r w:rsidRPr="00624C73">
        <w:rPr>
          <w:rFonts w:asciiTheme="majorHAnsi" w:hAnsiTheme="majorHAnsi" w:cstheme="majorHAnsi"/>
          <w:sz w:val="22"/>
          <w:szCs w:val="22"/>
        </w:rPr>
        <w:t>s of</w:t>
      </w:r>
      <w:r w:rsidR="00F426B8" w:rsidRPr="00624C73">
        <w:rPr>
          <w:rFonts w:asciiTheme="majorHAnsi" w:hAnsiTheme="majorHAnsi" w:cstheme="majorHAnsi"/>
          <w:sz w:val="22"/>
          <w:szCs w:val="22"/>
        </w:rPr>
        <w:t xml:space="preserve"> all members </w:t>
      </w:r>
      <w:r w:rsidRPr="00624C73">
        <w:rPr>
          <w:rFonts w:asciiTheme="majorHAnsi" w:hAnsiTheme="majorHAnsi" w:cstheme="majorHAnsi"/>
          <w:sz w:val="22"/>
          <w:szCs w:val="22"/>
        </w:rPr>
        <w:t>i</w:t>
      </w:r>
      <w:r w:rsidR="00F426B8" w:rsidRPr="00624C73">
        <w:rPr>
          <w:rFonts w:asciiTheme="majorHAnsi" w:hAnsiTheme="majorHAnsi" w:cstheme="majorHAnsi"/>
          <w:sz w:val="22"/>
          <w:szCs w:val="22"/>
        </w:rPr>
        <w:t xml:space="preserve">n the </w:t>
      </w:r>
      <w:r w:rsidRPr="00624C73">
        <w:rPr>
          <w:rFonts w:asciiTheme="majorHAnsi" w:hAnsiTheme="majorHAnsi" w:cstheme="majorHAnsi"/>
          <w:sz w:val="22"/>
          <w:szCs w:val="22"/>
        </w:rPr>
        <w:t xml:space="preserve">first </w:t>
      </w:r>
      <w:r w:rsidR="00F426B8" w:rsidRPr="00624C73">
        <w:rPr>
          <w:rFonts w:asciiTheme="majorHAnsi" w:hAnsiTheme="majorHAnsi" w:cstheme="majorHAnsi"/>
          <w:sz w:val="22"/>
          <w:szCs w:val="22"/>
        </w:rPr>
        <w:t>year</w:t>
      </w:r>
      <w:r w:rsidRPr="00624C73">
        <w:rPr>
          <w:rFonts w:asciiTheme="majorHAnsi" w:hAnsiTheme="majorHAnsi" w:cstheme="majorHAnsi"/>
          <w:sz w:val="22"/>
          <w:szCs w:val="22"/>
        </w:rPr>
        <w:t xml:space="preserve"> of operation of the IMS</w:t>
      </w:r>
      <w:r w:rsidR="00F426B8" w:rsidRPr="00624C73">
        <w:rPr>
          <w:rFonts w:asciiTheme="majorHAnsi" w:hAnsiTheme="majorHAnsi" w:cstheme="majorHAnsi"/>
          <w:sz w:val="22"/>
          <w:szCs w:val="22"/>
        </w:rPr>
        <w:t xml:space="preserve">. </w:t>
      </w:r>
      <w:r w:rsidRPr="00624C73">
        <w:rPr>
          <w:rFonts w:asciiTheme="majorHAnsi" w:hAnsiTheme="majorHAnsi" w:cstheme="majorHAnsi"/>
          <w:sz w:val="22"/>
          <w:szCs w:val="22"/>
        </w:rPr>
        <w:t>I</w:t>
      </w:r>
      <w:r w:rsidR="00F426B8" w:rsidRPr="00624C73">
        <w:rPr>
          <w:rFonts w:asciiTheme="majorHAnsi" w:hAnsiTheme="majorHAnsi" w:cstheme="majorHAnsi"/>
          <w:sz w:val="22"/>
          <w:szCs w:val="22"/>
        </w:rPr>
        <w:t xml:space="preserve">n </w:t>
      </w:r>
      <w:r w:rsidRPr="00624C73">
        <w:rPr>
          <w:rFonts w:asciiTheme="majorHAnsi" w:hAnsiTheme="majorHAnsi" w:cstheme="majorHAnsi"/>
          <w:sz w:val="22"/>
          <w:szCs w:val="22"/>
        </w:rPr>
        <w:t>subsequent</w:t>
      </w:r>
      <w:r w:rsidR="00F426B8" w:rsidRPr="00624C73">
        <w:rPr>
          <w:rFonts w:asciiTheme="majorHAnsi" w:hAnsiTheme="majorHAnsi" w:cstheme="majorHAnsi"/>
          <w:sz w:val="22"/>
          <w:szCs w:val="22"/>
        </w:rPr>
        <w:t xml:space="preserve"> year</w:t>
      </w:r>
      <w:r w:rsidR="00F31561" w:rsidRPr="00624C73">
        <w:rPr>
          <w:rFonts w:asciiTheme="majorHAnsi" w:hAnsiTheme="majorHAnsi" w:cstheme="majorHAnsi"/>
          <w:sz w:val="22"/>
          <w:szCs w:val="22"/>
        </w:rPr>
        <w:t xml:space="preserve">s internal inspection </w:t>
      </w:r>
      <w:r w:rsidR="00806EF5" w:rsidRPr="00624C73">
        <w:rPr>
          <w:rFonts w:asciiTheme="majorHAnsi" w:hAnsiTheme="majorHAnsi" w:cstheme="majorHAnsi"/>
          <w:sz w:val="22"/>
          <w:szCs w:val="22"/>
        </w:rPr>
        <w:t xml:space="preserve">may </w:t>
      </w:r>
      <w:r w:rsidRPr="00624C73">
        <w:rPr>
          <w:rFonts w:asciiTheme="majorHAnsi" w:hAnsiTheme="majorHAnsi" w:cstheme="majorHAnsi"/>
          <w:sz w:val="22"/>
          <w:szCs w:val="22"/>
        </w:rPr>
        <w:t xml:space="preserve">take a risk-based approach and </w:t>
      </w:r>
      <w:r w:rsidR="00806EF5" w:rsidRPr="00624C73">
        <w:rPr>
          <w:rFonts w:asciiTheme="majorHAnsi" w:hAnsiTheme="majorHAnsi" w:cstheme="majorHAnsi"/>
          <w:sz w:val="22"/>
          <w:szCs w:val="22"/>
        </w:rPr>
        <w:t xml:space="preserve">focus on </w:t>
      </w:r>
      <w:r w:rsidR="00560FA5" w:rsidRPr="00624C73">
        <w:rPr>
          <w:rFonts w:asciiTheme="majorHAnsi" w:hAnsiTheme="majorHAnsi" w:cstheme="majorHAnsi"/>
          <w:sz w:val="22"/>
          <w:szCs w:val="22"/>
        </w:rPr>
        <w:t xml:space="preserve">members with </w:t>
      </w:r>
      <w:r w:rsidRPr="00624C73">
        <w:rPr>
          <w:rFonts w:asciiTheme="majorHAnsi" w:hAnsiTheme="majorHAnsi" w:cstheme="majorHAnsi"/>
          <w:sz w:val="22"/>
          <w:szCs w:val="22"/>
        </w:rPr>
        <w:t xml:space="preserve">a </w:t>
      </w:r>
      <w:r w:rsidR="00560FA5" w:rsidRPr="00624C73">
        <w:rPr>
          <w:rFonts w:asciiTheme="majorHAnsi" w:hAnsiTheme="majorHAnsi" w:cstheme="majorHAnsi"/>
          <w:sz w:val="22"/>
          <w:szCs w:val="22"/>
        </w:rPr>
        <w:t>high</w:t>
      </w:r>
      <w:r w:rsidR="009A7B71" w:rsidRPr="00624C73">
        <w:rPr>
          <w:rFonts w:asciiTheme="majorHAnsi" w:hAnsiTheme="majorHAnsi" w:cstheme="majorHAnsi"/>
          <w:sz w:val="22"/>
          <w:szCs w:val="22"/>
        </w:rPr>
        <w:t>er</w:t>
      </w:r>
      <w:r w:rsidR="00560FA5" w:rsidRPr="00624C73">
        <w:rPr>
          <w:rFonts w:asciiTheme="majorHAnsi" w:hAnsiTheme="majorHAnsi" w:cstheme="majorHAnsi"/>
          <w:sz w:val="22"/>
          <w:szCs w:val="22"/>
        </w:rPr>
        <w:t xml:space="preserve"> </w:t>
      </w:r>
      <w:r w:rsidRPr="00624C73">
        <w:rPr>
          <w:rFonts w:asciiTheme="majorHAnsi" w:hAnsiTheme="majorHAnsi" w:cstheme="majorHAnsi"/>
          <w:sz w:val="22"/>
          <w:szCs w:val="22"/>
        </w:rPr>
        <w:t xml:space="preserve">likelihood </w:t>
      </w:r>
      <w:r w:rsidR="009A7B71" w:rsidRPr="00624C73">
        <w:rPr>
          <w:rFonts w:asciiTheme="majorHAnsi" w:hAnsiTheme="majorHAnsi" w:cstheme="majorHAnsi"/>
          <w:sz w:val="22"/>
          <w:szCs w:val="22"/>
        </w:rPr>
        <w:t xml:space="preserve">of </w:t>
      </w:r>
      <w:r w:rsidR="00F74C6A" w:rsidRPr="00624C73">
        <w:rPr>
          <w:rFonts w:asciiTheme="majorHAnsi" w:hAnsiTheme="majorHAnsi" w:cstheme="majorHAnsi"/>
          <w:sz w:val="22"/>
          <w:szCs w:val="22"/>
        </w:rPr>
        <w:t>missed threshold</w:t>
      </w:r>
      <w:r w:rsidR="005720F0" w:rsidRPr="00624C73">
        <w:rPr>
          <w:rFonts w:asciiTheme="majorHAnsi" w:hAnsiTheme="majorHAnsi" w:cstheme="majorHAnsi"/>
          <w:sz w:val="22"/>
          <w:szCs w:val="22"/>
        </w:rPr>
        <w:t>s</w:t>
      </w:r>
      <w:r w:rsidRPr="00624C73">
        <w:rPr>
          <w:rFonts w:asciiTheme="majorHAnsi" w:hAnsiTheme="majorHAnsi" w:cstheme="majorHAnsi"/>
          <w:sz w:val="22"/>
          <w:szCs w:val="22"/>
        </w:rPr>
        <w:t xml:space="preserve">. A </w:t>
      </w:r>
      <w:r w:rsidR="0068530E" w:rsidRPr="00624C73">
        <w:rPr>
          <w:rFonts w:asciiTheme="majorHAnsi" w:hAnsiTheme="majorHAnsi" w:cstheme="majorHAnsi"/>
          <w:sz w:val="22"/>
          <w:szCs w:val="22"/>
        </w:rPr>
        <w:t>minimum of 33% of members must be assess</w:t>
      </w:r>
      <w:r w:rsidRPr="00624C73">
        <w:rPr>
          <w:rFonts w:asciiTheme="majorHAnsi" w:hAnsiTheme="majorHAnsi" w:cstheme="majorHAnsi"/>
          <w:sz w:val="22"/>
          <w:szCs w:val="22"/>
        </w:rPr>
        <w:t>ed</w:t>
      </w:r>
      <w:r w:rsidR="0068530E" w:rsidRPr="00624C73">
        <w:rPr>
          <w:rFonts w:asciiTheme="majorHAnsi" w:hAnsiTheme="majorHAnsi" w:cstheme="majorHAnsi"/>
          <w:sz w:val="22"/>
          <w:szCs w:val="22"/>
        </w:rPr>
        <w:t xml:space="preserve"> annually and all members </w:t>
      </w:r>
      <w:r w:rsidR="006C41A6" w:rsidRPr="00624C73">
        <w:rPr>
          <w:rFonts w:asciiTheme="majorHAnsi" w:hAnsiTheme="majorHAnsi" w:cstheme="majorHAnsi"/>
          <w:sz w:val="22"/>
          <w:szCs w:val="22"/>
        </w:rPr>
        <w:t xml:space="preserve">must be assessed internally once every three years. The internal inspector </w:t>
      </w:r>
      <w:r w:rsidRPr="00624C73">
        <w:rPr>
          <w:rFonts w:asciiTheme="majorHAnsi" w:hAnsiTheme="majorHAnsi" w:cstheme="majorHAnsi"/>
          <w:sz w:val="22"/>
          <w:szCs w:val="22"/>
        </w:rPr>
        <w:t xml:space="preserve">is responsible for </w:t>
      </w:r>
      <w:r w:rsidR="006C41A6" w:rsidRPr="00624C73">
        <w:rPr>
          <w:rFonts w:asciiTheme="majorHAnsi" w:hAnsiTheme="majorHAnsi" w:cstheme="majorHAnsi"/>
          <w:sz w:val="22"/>
          <w:szCs w:val="22"/>
        </w:rPr>
        <w:t>develop</w:t>
      </w:r>
      <w:r w:rsidRPr="00624C73">
        <w:rPr>
          <w:rFonts w:asciiTheme="majorHAnsi" w:hAnsiTheme="majorHAnsi" w:cstheme="majorHAnsi"/>
          <w:sz w:val="22"/>
          <w:szCs w:val="22"/>
        </w:rPr>
        <w:t>ing an</w:t>
      </w:r>
      <w:r w:rsidR="006C41A6" w:rsidRPr="00624C73">
        <w:rPr>
          <w:rFonts w:asciiTheme="majorHAnsi" w:hAnsiTheme="majorHAnsi" w:cstheme="majorHAnsi"/>
          <w:sz w:val="22"/>
          <w:szCs w:val="22"/>
        </w:rPr>
        <w:t xml:space="preserve"> internal inspection </w:t>
      </w:r>
      <w:r w:rsidR="001C63D0" w:rsidRPr="00624C73">
        <w:rPr>
          <w:rFonts w:asciiTheme="majorHAnsi" w:hAnsiTheme="majorHAnsi" w:cstheme="majorHAnsi"/>
          <w:sz w:val="22"/>
          <w:szCs w:val="22"/>
        </w:rPr>
        <w:t xml:space="preserve">programme </w:t>
      </w:r>
      <w:r w:rsidR="0057381D" w:rsidRPr="00624C73">
        <w:rPr>
          <w:rFonts w:asciiTheme="majorHAnsi" w:hAnsiTheme="majorHAnsi" w:cstheme="majorHAnsi"/>
          <w:sz w:val="22"/>
          <w:szCs w:val="22"/>
        </w:rPr>
        <w:t xml:space="preserve">to align with </w:t>
      </w:r>
      <w:r w:rsidRPr="00624C73">
        <w:rPr>
          <w:rFonts w:asciiTheme="majorHAnsi" w:hAnsiTheme="majorHAnsi" w:cstheme="majorHAnsi"/>
          <w:sz w:val="22"/>
          <w:szCs w:val="22"/>
        </w:rPr>
        <w:t>these</w:t>
      </w:r>
      <w:r w:rsidR="0057381D" w:rsidRPr="00624C73">
        <w:rPr>
          <w:rFonts w:asciiTheme="majorHAnsi" w:hAnsiTheme="majorHAnsi" w:cstheme="majorHAnsi"/>
          <w:sz w:val="22"/>
          <w:szCs w:val="22"/>
        </w:rPr>
        <w:t xml:space="preserve"> requirement</w:t>
      </w:r>
      <w:r w:rsidRPr="00624C73">
        <w:rPr>
          <w:rFonts w:asciiTheme="majorHAnsi" w:hAnsiTheme="majorHAnsi" w:cstheme="majorHAnsi"/>
          <w:sz w:val="22"/>
          <w:szCs w:val="22"/>
        </w:rPr>
        <w:t>s</w:t>
      </w:r>
      <w:r w:rsidR="0057381D" w:rsidRPr="00624C73">
        <w:rPr>
          <w:rFonts w:asciiTheme="majorHAnsi" w:hAnsiTheme="majorHAnsi" w:cstheme="majorHAnsi"/>
          <w:sz w:val="22"/>
          <w:szCs w:val="22"/>
        </w:rPr>
        <w:t xml:space="preserve">. </w:t>
      </w:r>
      <w:r w:rsidRPr="00624C73">
        <w:rPr>
          <w:rFonts w:asciiTheme="majorHAnsi" w:hAnsiTheme="majorHAnsi" w:cstheme="majorHAnsi"/>
          <w:sz w:val="22"/>
          <w:szCs w:val="22"/>
        </w:rPr>
        <w:t xml:space="preserve"> </w:t>
      </w:r>
    </w:p>
    <w:p w14:paraId="23729DFB" w14:textId="77777777" w:rsidR="0020647E" w:rsidRDefault="0020647E" w:rsidP="00C03303">
      <w:pPr>
        <w:jc w:val="both"/>
        <w:rPr>
          <w:ins w:id="1535" w:author="Khananusit, Sarida GIZ TH" w:date="2020-08-26T15:31:00Z"/>
          <w:rFonts w:asciiTheme="majorHAnsi" w:hAnsiTheme="majorHAnsi" w:cstheme="majorHAnsi"/>
          <w:sz w:val="22"/>
          <w:szCs w:val="22"/>
        </w:rPr>
      </w:pPr>
    </w:p>
    <w:p w14:paraId="706771ED" w14:textId="5A3AF916" w:rsidR="00036DD2" w:rsidRPr="00624C73" w:rsidRDefault="00036DD2" w:rsidP="00C03303">
      <w:pPr>
        <w:jc w:val="both"/>
        <w:rPr>
          <w:rFonts w:asciiTheme="majorHAnsi" w:hAnsiTheme="majorHAnsi" w:cstheme="majorHAnsi"/>
          <w:sz w:val="22"/>
          <w:szCs w:val="22"/>
        </w:rPr>
      </w:pPr>
      <w:r w:rsidRPr="00624C73">
        <w:rPr>
          <w:rFonts w:asciiTheme="majorHAnsi" w:hAnsiTheme="majorHAnsi" w:cstheme="majorHAnsi"/>
          <w:sz w:val="22"/>
          <w:szCs w:val="22"/>
        </w:rPr>
        <w:t xml:space="preserve">The internal inspector is the ‘eyes and ears’ of the </w:t>
      </w:r>
      <w:r w:rsidR="003944AB" w:rsidRPr="00624C73">
        <w:rPr>
          <w:rFonts w:asciiTheme="majorHAnsi" w:hAnsiTheme="majorHAnsi" w:cstheme="majorHAnsi"/>
          <w:sz w:val="22"/>
          <w:szCs w:val="22"/>
        </w:rPr>
        <w:t>I</w:t>
      </w:r>
      <w:r w:rsidR="00E56BBB" w:rsidRPr="00624C73">
        <w:rPr>
          <w:rFonts w:asciiTheme="majorHAnsi" w:hAnsiTheme="majorHAnsi" w:cstheme="majorHAnsi"/>
          <w:sz w:val="22"/>
          <w:szCs w:val="22"/>
        </w:rPr>
        <w:t>MS</w:t>
      </w:r>
      <w:r w:rsidR="00D54ABC" w:rsidRPr="00624C73">
        <w:rPr>
          <w:rFonts w:asciiTheme="majorHAnsi" w:hAnsiTheme="majorHAnsi" w:cstheme="majorHAnsi"/>
          <w:sz w:val="22"/>
          <w:szCs w:val="22"/>
        </w:rPr>
        <w:t>; t</w:t>
      </w:r>
      <w:r w:rsidRPr="00624C73">
        <w:rPr>
          <w:rFonts w:asciiTheme="majorHAnsi" w:hAnsiTheme="majorHAnsi" w:cstheme="majorHAnsi"/>
          <w:sz w:val="22"/>
          <w:szCs w:val="22"/>
        </w:rPr>
        <w:t xml:space="preserve">he success of the </w:t>
      </w:r>
      <w:r w:rsidR="003944AB" w:rsidRPr="00624C73">
        <w:rPr>
          <w:rFonts w:asciiTheme="majorHAnsi" w:hAnsiTheme="majorHAnsi" w:cstheme="majorHAnsi"/>
          <w:sz w:val="22"/>
          <w:szCs w:val="22"/>
        </w:rPr>
        <w:t>I</w:t>
      </w:r>
      <w:r w:rsidR="00E56BBB" w:rsidRPr="00624C73">
        <w:rPr>
          <w:rFonts w:asciiTheme="majorHAnsi" w:hAnsiTheme="majorHAnsi" w:cstheme="majorHAnsi"/>
          <w:sz w:val="22"/>
          <w:szCs w:val="22"/>
        </w:rPr>
        <w:t>MS</w:t>
      </w:r>
      <w:r w:rsidRPr="00624C73">
        <w:rPr>
          <w:rFonts w:asciiTheme="majorHAnsi" w:hAnsiTheme="majorHAnsi" w:cstheme="majorHAnsi"/>
          <w:sz w:val="22"/>
          <w:szCs w:val="22"/>
        </w:rPr>
        <w:t xml:space="preserve"> depend</w:t>
      </w:r>
      <w:r w:rsidR="00D54ABC" w:rsidRPr="00624C73">
        <w:rPr>
          <w:rFonts w:asciiTheme="majorHAnsi" w:hAnsiTheme="majorHAnsi" w:cstheme="majorHAnsi"/>
          <w:sz w:val="22"/>
          <w:szCs w:val="22"/>
        </w:rPr>
        <w:t xml:space="preserve">s to a considerable extent </w:t>
      </w:r>
      <w:r w:rsidRPr="00624C73">
        <w:rPr>
          <w:rFonts w:asciiTheme="majorHAnsi" w:hAnsiTheme="majorHAnsi" w:cstheme="majorHAnsi"/>
          <w:sz w:val="22"/>
          <w:szCs w:val="22"/>
        </w:rPr>
        <w:t xml:space="preserve">on the </w:t>
      </w:r>
      <w:r w:rsidR="00BF6699" w:rsidRPr="00624C73">
        <w:rPr>
          <w:rFonts w:asciiTheme="majorHAnsi" w:hAnsiTheme="majorHAnsi" w:cstheme="majorHAnsi"/>
          <w:sz w:val="22"/>
          <w:szCs w:val="22"/>
        </w:rPr>
        <w:t xml:space="preserve">commitment and integrity of the </w:t>
      </w:r>
      <w:r w:rsidR="00B94666" w:rsidRPr="00624C73">
        <w:rPr>
          <w:rFonts w:asciiTheme="majorHAnsi" w:hAnsiTheme="majorHAnsi" w:cstheme="majorHAnsi"/>
          <w:sz w:val="22"/>
          <w:szCs w:val="22"/>
        </w:rPr>
        <w:t>i</w:t>
      </w:r>
      <w:r w:rsidR="00BF6699" w:rsidRPr="00624C73">
        <w:rPr>
          <w:rFonts w:asciiTheme="majorHAnsi" w:hAnsiTheme="majorHAnsi" w:cstheme="majorHAnsi"/>
          <w:sz w:val="22"/>
          <w:szCs w:val="22"/>
        </w:rPr>
        <w:t xml:space="preserve">nternal </w:t>
      </w:r>
      <w:r w:rsidR="00B94666" w:rsidRPr="00624C73">
        <w:rPr>
          <w:rFonts w:asciiTheme="majorHAnsi" w:hAnsiTheme="majorHAnsi" w:cstheme="majorHAnsi"/>
          <w:sz w:val="22"/>
          <w:szCs w:val="22"/>
        </w:rPr>
        <w:t>i</w:t>
      </w:r>
      <w:r w:rsidR="00BF6699" w:rsidRPr="00624C73">
        <w:rPr>
          <w:rFonts w:asciiTheme="majorHAnsi" w:hAnsiTheme="majorHAnsi" w:cstheme="majorHAnsi"/>
          <w:sz w:val="22"/>
          <w:szCs w:val="22"/>
        </w:rPr>
        <w:t>nspector, as well as the support</w:t>
      </w:r>
      <w:r w:rsidRPr="00624C73">
        <w:rPr>
          <w:rFonts w:asciiTheme="majorHAnsi" w:hAnsiTheme="majorHAnsi" w:cstheme="majorHAnsi"/>
          <w:sz w:val="22"/>
          <w:szCs w:val="22"/>
        </w:rPr>
        <w:t xml:space="preserve"> and resources made available to</w:t>
      </w:r>
      <w:r w:rsidR="00BF6699" w:rsidRPr="00624C73">
        <w:rPr>
          <w:rFonts w:asciiTheme="majorHAnsi" w:hAnsiTheme="majorHAnsi" w:cstheme="majorHAnsi"/>
          <w:sz w:val="22"/>
          <w:szCs w:val="22"/>
        </w:rPr>
        <w:t xml:space="preserve"> enable him/her to </w:t>
      </w:r>
      <w:r w:rsidRPr="00624C73">
        <w:rPr>
          <w:rFonts w:asciiTheme="majorHAnsi" w:hAnsiTheme="majorHAnsi" w:cstheme="majorHAnsi"/>
          <w:sz w:val="22"/>
          <w:szCs w:val="22"/>
        </w:rPr>
        <w:t>accomplish his/her tasks.</w:t>
      </w:r>
      <w:r w:rsidR="000A2DF3" w:rsidRPr="00624C73">
        <w:rPr>
          <w:rFonts w:asciiTheme="majorHAnsi" w:hAnsiTheme="majorHAnsi" w:cstheme="majorHAnsi"/>
          <w:sz w:val="22"/>
          <w:szCs w:val="22"/>
        </w:rPr>
        <w:t xml:space="preserve"> </w:t>
      </w:r>
      <w:r w:rsidRPr="00624C73">
        <w:rPr>
          <w:rFonts w:asciiTheme="majorHAnsi" w:hAnsiTheme="majorHAnsi" w:cstheme="majorHAnsi"/>
          <w:sz w:val="22"/>
          <w:szCs w:val="22"/>
        </w:rPr>
        <w:t xml:space="preserve">Priority must </w:t>
      </w:r>
      <w:r w:rsidR="00D54ABC" w:rsidRPr="00624C73">
        <w:rPr>
          <w:rFonts w:asciiTheme="majorHAnsi" w:hAnsiTheme="majorHAnsi" w:cstheme="majorHAnsi"/>
          <w:sz w:val="22"/>
          <w:szCs w:val="22"/>
        </w:rPr>
        <w:t xml:space="preserve">therefore </w:t>
      </w:r>
      <w:r w:rsidRPr="00624C73">
        <w:rPr>
          <w:rFonts w:asciiTheme="majorHAnsi" w:hAnsiTheme="majorHAnsi" w:cstheme="majorHAnsi"/>
          <w:sz w:val="22"/>
          <w:szCs w:val="22"/>
        </w:rPr>
        <w:t xml:space="preserve">be given to continuous training of the </w:t>
      </w:r>
      <w:r w:rsidR="00BF6699" w:rsidRPr="00624C73">
        <w:rPr>
          <w:rFonts w:asciiTheme="majorHAnsi" w:hAnsiTheme="majorHAnsi" w:cstheme="majorHAnsi"/>
          <w:sz w:val="22"/>
          <w:szCs w:val="22"/>
        </w:rPr>
        <w:t>Internal In</w:t>
      </w:r>
      <w:r w:rsidRPr="00624C73">
        <w:rPr>
          <w:rFonts w:asciiTheme="majorHAnsi" w:hAnsiTheme="majorHAnsi" w:cstheme="majorHAnsi"/>
          <w:sz w:val="22"/>
          <w:szCs w:val="22"/>
        </w:rPr>
        <w:t>spector</w:t>
      </w:r>
      <w:r w:rsidR="00BF6699" w:rsidRPr="00624C73">
        <w:rPr>
          <w:rFonts w:asciiTheme="majorHAnsi" w:hAnsiTheme="majorHAnsi" w:cstheme="majorHAnsi"/>
          <w:sz w:val="22"/>
          <w:szCs w:val="22"/>
        </w:rPr>
        <w:t>, both at practical and theoretical levels</w:t>
      </w:r>
      <w:r w:rsidRPr="00624C73">
        <w:rPr>
          <w:rFonts w:asciiTheme="majorHAnsi" w:hAnsiTheme="majorHAnsi" w:cstheme="majorHAnsi"/>
          <w:sz w:val="22"/>
          <w:szCs w:val="22"/>
        </w:rPr>
        <w:t>.</w:t>
      </w:r>
    </w:p>
    <w:p w14:paraId="1C87F912" w14:textId="77777777" w:rsidR="00036DD2" w:rsidRPr="00624C73" w:rsidRDefault="00036DD2" w:rsidP="00036DD2">
      <w:pPr>
        <w:ind w:firstLine="360"/>
        <w:rPr>
          <w:rFonts w:asciiTheme="majorHAnsi" w:hAnsiTheme="majorHAnsi" w:cstheme="majorHAnsi"/>
          <w:sz w:val="22"/>
          <w:szCs w:val="22"/>
        </w:rPr>
      </w:pPr>
      <w:r w:rsidRPr="00624C73">
        <w:rPr>
          <w:rFonts w:asciiTheme="majorHAnsi" w:hAnsiTheme="majorHAnsi" w:cstheme="majorHAnsi"/>
          <w:b/>
          <w:sz w:val="22"/>
          <w:szCs w:val="22"/>
        </w:rPr>
        <w:t>Qualifications</w:t>
      </w:r>
      <w:r w:rsidRPr="00624C73">
        <w:rPr>
          <w:rFonts w:asciiTheme="majorHAnsi" w:hAnsiTheme="majorHAnsi" w:cstheme="majorHAnsi"/>
          <w:sz w:val="22"/>
          <w:szCs w:val="22"/>
        </w:rPr>
        <w:t>:</w:t>
      </w:r>
    </w:p>
    <w:p w14:paraId="276AF338" w14:textId="331AFBAA" w:rsidR="00036DD2" w:rsidRPr="00624C73" w:rsidRDefault="00036DD2" w:rsidP="00036DD2">
      <w:pPr>
        <w:widowControl w:val="0"/>
        <w:numPr>
          <w:ilvl w:val="0"/>
          <w:numId w:val="2"/>
        </w:numPr>
        <w:suppressAutoHyphens/>
        <w:rPr>
          <w:rFonts w:asciiTheme="majorHAnsi" w:hAnsiTheme="majorHAnsi" w:cstheme="majorHAnsi"/>
          <w:sz w:val="22"/>
          <w:szCs w:val="22"/>
        </w:rPr>
      </w:pPr>
      <w:r w:rsidRPr="00624C73">
        <w:rPr>
          <w:rFonts w:asciiTheme="majorHAnsi" w:hAnsiTheme="majorHAnsi" w:cstheme="majorHAnsi"/>
          <w:sz w:val="22"/>
          <w:szCs w:val="22"/>
        </w:rPr>
        <w:t>Mastery of the local language and customs of the producers.</w:t>
      </w:r>
    </w:p>
    <w:p w14:paraId="4D01705A" w14:textId="7F23699E" w:rsidR="00036DD2" w:rsidRPr="00624C73" w:rsidRDefault="00036DD2" w:rsidP="00036DD2">
      <w:pPr>
        <w:widowControl w:val="0"/>
        <w:numPr>
          <w:ilvl w:val="0"/>
          <w:numId w:val="2"/>
        </w:numPr>
        <w:suppressAutoHyphens/>
        <w:rPr>
          <w:rFonts w:asciiTheme="majorHAnsi" w:hAnsiTheme="majorHAnsi" w:cstheme="majorHAnsi"/>
          <w:sz w:val="22"/>
          <w:szCs w:val="22"/>
        </w:rPr>
      </w:pPr>
      <w:r w:rsidRPr="00624C73">
        <w:rPr>
          <w:rFonts w:asciiTheme="majorHAnsi" w:hAnsiTheme="majorHAnsi" w:cstheme="majorHAnsi"/>
          <w:sz w:val="22"/>
          <w:szCs w:val="22"/>
        </w:rPr>
        <w:t>Knowledge of local/regional agricultural systems</w:t>
      </w:r>
      <w:r w:rsidR="00BF6699" w:rsidRPr="00624C73">
        <w:rPr>
          <w:rFonts w:asciiTheme="majorHAnsi" w:hAnsiTheme="majorHAnsi" w:cstheme="majorHAnsi"/>
          <w:sz w:val="22"/>
          <w:szCs w:val="22"/>
        </w:rPr>
        <w:t xml:space="preserve"> and farm practices</w:t>
      </w:r>
      <w:ins w:id="1536" w:author="Khananusit, Sarida GIZ TH" w:date="2020-08-26T15:31:00Z">
        <w:r w:rsidR="0020647E">
          <w:rPr>
            <w:rFonts w:asciiTheme="majorHAnsi" w:hAnsiTheme="majorHAnsi" w:cstheme="majorHAnsi"/>
            <w:sz w:val="22"/>
            <w:szCs w:val="22"/>
          </w:rPr>
          <w:t>.</w:t>
        </w:r>
      </w:ins>
    </w:p>
    <w:p w14:paraId="4B4011B3" w14:textId="3689E65B" w:rsidR="00036DD2" w:rsidRPr="00624C73" w:rsidRDefault="00D54ABC" w:rsidP="00036DD2">
      <w:pPr>
        <w:widowControl w:val="0"/>
        <w:numPr>
          <w:ilvl w:val="0"/>
          <w:numId w:val="2"/>
        </w:numPr>
        <w:suppressAutoHyphens/>
        <w:rPr>
          <w:rFonts w:asciiTheme="majorHAnsi" w:hAnsiTheme="majorHAnsi" w:cstheme="majorHAnsi"/>
          <w:sz w:val="22"/>
          <w:szCs w:val="22"/>
        </w:rPr>
      </w:pPr>
      <w:r w:rsidRPr="00624C73">
        <w:rPr>
          <w:rFonts w:asciiTheme="majorHAnsi" w:hAnsiTheme="majorHAnsi" w:cstheme="majorHAnsi"/>
          <w:sz w:val="22"/>
          <w:szCs w:val="22"/>
        </w:rPr>
        <w:t xml:space="preserve">Understanding of </w:t>
      </w:r>
      <w:r w:rsidR="00036DD2" w:rsidRPr="00624C73">
        <w:rPr>
          <w:rFonts w:asciiTheme="majorHAnsi" w:hAnsiTheme="majorHAnsi" w:cstheme="majorHAnsi"/>
          <w:sz w:val="22"/>
          <w:szCs w:val="22"/>
        </w:rPr>
        <w:t xml:space="preserve">principles and practices of </w:t>
      </w:r>
      <w:r w:rsidR="00683E88" w:rsidRPr="00624C73">
        <w:rPr>
          <w:rFonts w:asciiTheme="majorHAnsi" w:hAnsiTheme="majorHAnsi" w:cstheme="majorHAnsi"/>
          <w:sz w:val="22"/>
          <w:szCs w:val="22"/>
        </w:rPr>
        <w:t xml:space="preserve">the SRP </w:t>
      </w:r>
      <w:r w:rsidR="00BF6699" w:rsidRPr="00624C73">
        <w:rPr>
          <w:rFonts w:asciiTheme="majorHAnsi" w:hAnsiTheme="majorHAnsi" w:cstheme="majorHAnsi"/>
          <w:sz w:val="22"/>
          <w:szCs w:val="22"/>
        </w:rPr>
        <w:t>Standard</w:t>
      </w:r>
      <w:r w:rsidRPr="00624C73">
        <w:rPr>
          <w:rFonts w:asciiTheme="majorHAnsi" w:hAnsiTheme="majorHAnsi" w:cstheme="majorHAnsi"/>
          <w:sz w:val="22"/>
          <w:szCs w:val="22"/>
        </w:rPr>
        <w:t>, Performance Indicators</w:t>
      </w:r>
      <w:r w:rsidR="00BF6699" w:rsidRPr="00624C73">
        <w:rPr>
          <w:rFonts w:asciiTheme="majorHAnsi" w:hAnsiTheme="majorHAnsi" w:cstheme="majorHAnsi"/>
          <w:sz w:val="22"/>
          <w:szCs w:val="22"/>
        </w:rPr>
        <w:t xml:space="preserve"> and Assurance Scheme.</w:t>
      </w:r>
    </w:p>
    <w:p w14:paraId="73F3D42B" w14:textId="2CFB8C97" w:rsidR="00036DD2" w:rsidRPr="00624C73" w:rsidRDefault="00036DD2" w:rsidP="00036DD2">
      <w:pPr>
        <w:widowControl w:val="0"/>
        <w:numPr>
          <w:ilvl w:val="0"/>
          <w:numId w:val="2"/>
        </w:numPr>
        <w:suppressAutoHyphens/>
        <w:rPr>
          <w:rFonts w:asciiTheme="majorHAnsi" w:hAnsiTheme="majorHAnsi" w:cstheme="majorHAnsi"/>
          <w:sz w:val="22"/>
          <w:szCs w:val="22"/>
        </w:rPr>
      </w:pPr>
      <w:r w:rsidRPr="00624C73">
        <w:rPr>
          <w:rFonts w:asciiTheme="majorHAnsi" w:hAnsiTheme="majorHAnsi" w:cstheme="majorHAnsi"/>
          <w:sz w:val="22"/>
          <w:szCs w:val="22"/>
        </w:rPr>
        <w:lastRenderedPageBreak/>
        <w:t xml:space="preserve">Ability to communicate non-conformities to producers </w:t>
      </w:r>
      <w:r w:rsidR="00BF6699" w:rsidRPr="00624C73">
        <w:rPr>
          <w:rFonts w:asciiTheme="majorHAnsi" w:hAnsiTheme="majorHAnsi" w:cstheme="majorHAnsi"/>
          <w:sz w:val="22"/>
          <w:szCs w:val="22"/>
        </w:rPr>
        <w:t>effectively.</w:t>
      </w:r>
    </w:p>
    <w:p w14:paraId="6C1F7526" w14:textId="77777777" w:rsidR="00036DD2" w:rsidRPr="00624C73" w:rsidRDefault="00036DD2" w:rsidP="00036DD2">
      <w:pPr>
        <w:widowControl w:val="0"/>
        <w:numPr>
          <w:ilvl w:val="0"/>
          <w:numId w:val="2"/>
        </w:numPr>
        <w:suppressAutoHyphens/>
        <w:rPr>
          <w:rFonts w:asciiTheme="majorHAnsi" w:hAnsiTheme="majorHAnsi" w:cstheme="majorHAnsi"/>
          <w:sz w:val="22"/>
          <w:szCs w:val="22"/>
        </w:rPr>
      </w:pPr>
      <w:r w:rsidRPr="00624C73">
        <w:rPr>
          <w:rFonts w:asciiTheme="majorHAnsi" w:hAnsiTheme="majorHAnsi" w:cstheme="majorHAnsi"/>
          <w:sz w:val="22"/>
          <w:szCs w:val="22"/>
        </w:rPr>
        <w:t>Demonstrable competence in control procedures and internal standards.</w:t>
      </w:r>
    </w:p>
    <w:p w14:paraId="0DDE12A4" w14:textId="0A087D92" w:rsidR="00036DD2" w:rsidRPr="00624C73" w:rsidRDefault="00036DD2" w:rsidP="00036DD2">
      <w:pPr>
        <w:widowControl w:val="0"/>
        <w:numPr>
          <w:ilvl w:val="0"/>
          <w:numId w:val="2"/>
        </w:numPr>
        <w:suppressAutoHyphens/>
        <w:rPr>
          <w:rFonts w:asciiTheme="majorHAnsi" w:hAnsiTheme="majorHAnsi" w:cstheme="majorHAnsi"/>
          <w:sz w:val="22"/>
          <w:szCs w:val="22"/>
        </w:rPr>
      </w:pPr>
      <w:r w:rsidRPr="00624C73">
        <w:rPr>
          <w:rFonts w:asciiTheme="majorHAnsi" w:hAnsiTheme="majorHAnsi" w:cstheme="majorHAnsi"/>
          <w:sz w:val="22"/>
          <w:szCs w:val="22"/>
        </w:rPr>
        <w:t xml:space="preserve">No </w:t>
      </w:r>
      <w:r w:rsidR="00D54ABC" w:rsidRPr="00624C73">
        <w:rPr>
          <w:rFonts w:asciiTheme="majorHAnsi" w:hAnsiTheme="majorHAnsi" w:cstheme="majorHAnsi"/>
          <w:sz w:val="22"/>
          <w:szCs w:val="22"/>
        </w:rPr>
        <w:t xml:space="preserve">actual or perceived </w:t>
      </w:r>
      <w:r w:rsidRPr="00624C73">
        <w:rPr>
          <w:rFonts w:asciiTheme="majorHAnsi" w:hAnsiTheme="majorHAnsi" w:cstheme="majorHAnsi"/>
          <w:sz w:val="22"/>
          <w:szCs w:val="22"/>
        </w:rPr>
        <w:t>conflicts of interest that would compromise the integrity of the role.</w:t>
      </w:r>
    </w:p>
    <w:p w14:paraId="1B7DDD58" w14:textId="6EE507D0" w:rsidR="00036DD2" w:rsidRPr="00624C73" w:rsidRDefault="00036DD2" w:rsidP="00036DD2">
      <w:pPr>
        <w:widowControl w:val="0"/>
        <w:numPr>
          <w:ilvl w:val="0"/>
          <w:numId w:val="2"/>
        </w:numPr>
        <w:suppressAutoHyphens/>
        <w:rPr>
          <w:rFonts w:asciiTheme="majorHAnsi" w:hAnsiTheme="majorHAnsi" w:cstheme="majorHAnsi"/>
          <w:sz w:val="22"/>
          <w:szCs w:val="22"/>
        </w:rPr>
      </w:pPr>
      <w:r w:rsidRPr="00624C73">
        <w:rPr>
          <w:rFonts w:asciiTheme="majorHAnsi" w:hAnsiTheme="majorHAnsi" w:cstheme="majorHAnsi"/>
          <w:sz w:val="22"/>
          <w:szCs w:val="22"/>
        </w:rPr>
        <w:t>Respected by the producers.</w:t>
      </w:r>
    </w:p>
    <w:p w14:paraId="6369A8AD" w14:textId="6778E743" w:rsidR="00C47A5C" w:rsidRPr="00624C73" w:rsidRDefault="00C47A5C" w:rsidP="00C47A5C">
      <w:pPr>
        <w:widowControl w:val="0"/>
        <w:suppressAutoHyphens/>
        <w:rPr>
          <w:rFonts w:asciiTheme="majorHAnsi" w:hAnsiTheme="majorHAnsi" w:cstheme="majorHAnsi"/>
          <w:sz w:val="22"/>
          <w:szCs w:val="22"/>
        </w:rPr>
      </w:pPr>
    </w:p>
    <w:p w14:paraId="59658537" w14:textId="77777777" w:rsidR="00C47A5C" w:rsidRPr="00624C73" w:rsidRDefault="00C47A5C">
      <w:pPr>
        <w:rPr>
          <w:rFonts w:asciiTheme="majorHAnsi" w:hAnsiTheme="majorHAnsi" w:cstheme="majorHAnsi"/>
          <w:b/>
          <w:bCs/>
          <w:sz w:val="22"/>
          <w:szCs w:val="22"/>
          <w:u w:val="single"/>
        </w:rPr>
      </w:pPr>
      <w:r w:rsidRPr="00624C73">
        <w:rPr>
          <w:rFonts w:asciiTheme="majorHAnsi" w:hAnsiTheme="majorHAnsi" w:cstheme="majorHAnsi"/>
          <w:b/>
          <w:bCs/>
          <w:sz w:val="22"/>
          <w:szCs w:val="22"/>
          <w:u w:val="single"/>
        </w:rPr>
        <w:t xml:space="preserve">Sales </w:t>
      </w:r>
      <w:commentRangeStart w:id="1537"/>
      <w:r w:rsidRPr="00624C73">
        <w:rPr>
          <w:rFonts w:asciiTheme="majorHAnsi" w:hAnsiTheme="majorHAnsi" w:cstheme="majorHAnsi"/>
          <w:b/>
          <w:bCs/>
          <w:sz w:val="22"/>
          <w:szCs w:val="22"/>
          <w:u w:val="single"/>
        </w:rPr>
        <w:t>Unit</w:t>
      </w:r>
      <w:commentRangeEnd w:id="1537"/>
      <w:r w:rsidR="005C5DF8" w:rsidRPr="00624C73">
        <w:rPr>
          <w:rStyle w:val="CommentReference"/>
          <w:rFonts w:asciiTheme="majorHAnsi" w:hAnsiTheme="majorHAnsi" w:cstheme="majorHAnsi"/>
          <w:sz w:val="22"/>
          <w:szCs w:val="22"/>
        </w:rPr>
        <w:commentReference w:id="1537"/>
      </w:r>
    </w:p>
    <w:p w14:paraId="2442A58F" w14:textId="26E5CFE6" w:rsidR="003F3935" w:rsidRPr="00624C73" w:rsidRDefault="003F3935">
      <w:pPr>
        <w:rPr>
          <w:rFonts w:asciiTheme="majorHAnsi" w:hAnsiTheme="majorHAnsi" w:cstheme="majorHAnsi"/>
          <w:b/>
          <w:bCs/>
          <w:sz w:val="22"/>
          <w:szCs w:val="22"/>
          <w:u w:val="single"/>
        </w:rPr>
      </w:pPr>
      <w:r w:rsidRPr="00624C73">
        <w:rPr>
          <w:rFonts w:asciiTheme="majorHAnsi" w:hAnsiTheme="majorHAnsi" w:cstheme="majorHAnsi"/>
          <w:b/>
          <w:bCs/>
          <w:sz w:val="22"/>
          <w:szCs w:val="22"/>
          <w:u w:val="single"/>
        </w:rPr>
        <w:br w:type="page"/>
      </w:r>
    </w:p>
    <w:p w14:paraId="4E18D9B6" w14:textId="24B4EBAF" w:rsidR="001E0A9D" w:rsidRPr="00300CE9" w:rsidRDefault="001E0A9D" w:rsidP="00382EFE">
      <w:pPr>
        <w:pStyle w:val="Heading2"/>
        <w:numPr>
          <w:ilvl w:val="0"/>
          <w:numId w:val="0"/>
        </w:numPr>
      </w:pPr>
      <w:bookmarkStart w:id="1538" w:name="_Toc452037925"/>
      <w:bookmarkStart w:id="1539" w:name="_Toc41157511"/>
      <w:bookmarkStart w:id="1540" w:name="_Toc452037921"/>
      <w:bookmarkStart w:id="1541" w:name="_Toc41157507"/>
      <w:bookmarkStart w:id="1542" w:name="_Toc49348928"/>
      <w:r w:rsidRPr="00300CE9">
        <w:lastRenderedPageBreak/>
        <w:t>Annex 2: Producers List Template</w:t>
      </w:r>
      <w:bookmarkEnd w:id="1542"/>
    </w:p>
    <w:p w14:paraId="2A650524" w14:textId="77777777" w:rsidR="001E0A9D" w:rsidRPr="00300CE9" w:rsidRDefault="001E0A9D" w:rsidP="001E0A9D">
      <w:pPr>
        <w:rPr>
          <w:rFonts w:asciiTheme="majorHAnsi" w:hAnsiTheme="majorHAnsi" w:cstheme="majorHAnsi"/>
        </w:rPr>
      </w:pPr>
    </w:p>
    <w:p w14:paraId="008310BF" w14:textId="77777777" w:rsidR="001E0A9D" w:rsidRPr="00300CE9" w:rsidRDefault="001E0A9D" w:rsidP="001E0A9D">
      <w:pPr>
        <w:rPr>
          <w:rFonts w:asciiTheme="majorHAnsi" w:hAnsiTheme="majorHAnsi" w:cstheme="majorHAnsi"/>
        </w:rPr>
      </w:pPr>
      <w:r w:rsidRPr="00300CE9">
        <w:rPr>
          <w:rFonts w:asciiTheme="majorHAnsi" w:hAnsiTheme="majorHAnsi" w:cstheme="majorHAnsi"/>
        </w:rPr>
        <w:t xml:space="preserve"> </w:t>
      </w:r>
    </w:p>
    <w:p w14:paraId="3F261A9F" w14:textId="77777777" w:rsidR="001E0A9D" w:rsidRPr="00300CE9" w:rsidRDefault="001E0A9D" w:rsidP="001E0A9D">
      <w:pPr>
        <w:rPr>
          <w:rFonts w:asciiTheme="majorHAnsi" w:eastAsiaTheme="majorEastAsia" w:hAnsiTheme="majorHAnsi" w:cstheme="majorHAnsi"/>
          <w:color w:val="365F91" w:themeColor="accent1" w:themeShade="BF"/>
          <w:sz w:val="26"/>
          <w:szCs w:val="26"/>
        </w:rPr>
      </w:pPr>
      <w:r w:rsidRPr="00300CE9">
        <w:rPr>
          <w:rFonts w:asciiTheme="majorHAnsi" w:hAnsiTheme="majorHAnsi" w:cstheme="majorHAnsi"/>
          <w:noProof/>
        </w:rPr>
        <w:drawing>
          <wp:inline distT="0" distB="0" distL="0" distR="0" wp14:anchorId="0424A0E3" wp14:editId="0C3CE7D4">
            <wp:extent cx="6083865" cy="12006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68359" cy="1217322"/>
                    </a:xfrm>
                    <a:prstGeom prst="rect">
                      <a:avLst/>
                    </a:prstGeom>
                    <a:noFill/>
                    <a:ln>
                      <a:noFill/>
                    </a:ln>
                  </pic:spPr>
                </pic:pic>
              </a:graphicData>
            </a:graphic>
          </wp:inline>
        </w:drawing>
      </w:r>
    </w:p>
    <w:p w14:paraId="33D8182F" w14:textId="77777777" w:rsidR="001E0A9D" w:rsidRPr="00300CE9" w:rsidRDefault="001E0A9D" w:rsidP="001E0A9D">
      <w:pPr>
        <w:rPr>
          <w:rFonts w:asciiTheme="majorHAnsi" w:eastAsiaTheme="majorEastAsia" w:hAnsiTheme="majorHAnsi" w:cstheme="majorHAnsi"/>
          <w:b/>
          <w:bCs/>
          <w:color w:val="00B050"/>
          <w:sz w:val="26"/>
          <w:szCs w:val="26"/>
        </w:rPr>
      </w:pPr>
    </w:p>
    <w:p w14:paraId="0125B6EC" w14:textId="77777777" w:rsidR="001E0A9D" w:rsidRPr="00300CE9" w:rsidRDefault="001E0A9D">
      <w:pPr>
        <w:rPr>
          <w:rFonts w:asciiTheme="majorHAnsi" w:eastAsiaTheme="majorEastAsia" w:hAnsiTheme="majorHAnsi" w:cstheme="majorHAnsi"/>
          <w:b/>
          <w:bCs/>
          <w:color w:val="00853E"/>
          <w:sz w:val="26"/>
          <w:szCs w:val="26"/>
        </w:rPr>
      </w:pPr>
      <w:r w:rsidRPr="00300CE9">
        <w:rPr>
          <w:rFonts w:asciiTheme="majorHAnsi" w:hAnsiTheme="majorHAnsi" w:cstheme="majorHAnsi"/>
          <w:b/>
          <w:bCs/>
          <w:color w:val="00853E"/>
        </w:rPr>
        <w:br w:type="page"/>
      </w:r>
    </w:p>
    <w:p w14:paraId="4DE2E2C3" w14:textId="2E3F78AB" w:rsidR="00563441" w:rsidRPr="00300CE9" w:rsidRDefault="00563441" w:rsidP="00382EFE">
      <w:pPr>
        <w:pStyle w:val="Heading2"/>
        <w:numPr>
          <w:ilvl w:val="0"/>
          <w:numId w:val="0"/>
        </w:numPr>
      </w:pPr>
      <w:bookmarkStart w:id="1543" w:name="_Toc49348929"/>
      <w:r w:rsidRPr="00300CE9">
        <w:lastRenderedPageBreak/>
        <w:t xml:space="preserve">Annex </w:t>
      </w:r>
      <w:r w:rsidR="009A7C55" w:rsidRPr="00300CE9">
        <w:t>3</w:t>
      </w:r>
      <w:r w:rsidRPr="00300CE9">
        <w:t>: No Conflict of Interest Declaration</w:t>
      </w:r>
      <w:bookmarkEnd w:id="1538"/>
      <w:bookmarkEnd w:id="1539"/>
      <w:bookmarkEnd w:id="1543"/>
    </w:p>
    <w:p w14:paraId="14222590" w14:textId="77777777" w:rsidR="00563441" w:rsidRPr="00300CE9" w:rsidRDefault="00563441" w:rsidP="00563441">
      <w:pPr>
        <w:rPr>
          <w:rFonts w:asciiTheme="majorHAnsi" w:hAnsiTheme="majorHAnsi" w:cstheme="majorHAnsi"/>
          <w:bCs/>
        </w:rPr>
      </w:pPr>
    </w:p>
    <w:p w14:paraId="7D07CD2A" w14:textId="1ABA88B7" w:rsidR="00563441" w:rsidRPr="00300CE9" w:rsidRDefault="00563441" w:rsidP="00563441">
      <w:pPr>
        <w:rPr>
          <w:rFonts w:asciiTheme="majorHAnsi" w:hAnsiTheme="majorHAnsi" w:cstheme="majorHAnsi"/>
          <w:bCs/>
        </w:rPr>
      </w:pPr>
      <w:r w:rsidRPr="00300CE9">
        <w:rPr>
          <w:rFonts w:asciiTheme="majorHAnsi" w:hAnsiTheme="majorHAnsi" w:cstheme="majorHAnsi"/>
          <w:bCs/>
        </w:rPr>
        <w:t xml:space="preserve">I (as undersigned) will avoid any conflict of interest and undertake to inform the person </w:t>
      </w:r>
      <w:r w:rsidR="00D54ABC" w:rsidRPr="00300CE9">
        <w:rPr>
          <w:rFonts w:asciiTheme="majorHAnsi" w:hAnsiTheme="majorHAnsi" w:cstheme="majorHAnsi"/>
          <w:bCs/>
        </w:rPr>
        <w:t xml:space="preserve">responsible for </w:t>
      </w:r>
      <w:r w:rsidRPr="00300CE9">
        <w:rPr>
          <w:rFonts w:asciiTheme="majorHAnsi" w:hAnsiTheme="majorHAnsi" w:cstheme="majorHAnsi"/>
          <w:bCs/>
        </w:rPr>
        <w:t xml:space="preserve">the IMS if the case arises. I will not inspect nor approve any producers that </w:t>
      </w:r>
      <w:r w:rsidR="00D54ABC" w:rsidRPr="00300CE9">
        <w:rPr>
          <w:rFonts w:asciiTheme="majorHAnsi" w:hAnsiTheme="majorHAnsi" w:cstheme="majorHAnsi"/>
          <w:bCs/>
        </w:rPr>
        <w:t xml:space="preserve">are </w:t>
      </w:r>
      <w:r w:rsidRPr="00300CE9">
        <w:rPr>
          <w:rFonts w:asciiTheme="majorHAnsi" w:hAnsiTheme="majorHAnsi" w:cstheme="majorHAnsi"/>
          <w:bCs/>
        </w:rPr>
        <w:t>a member of my family.</w:t>
      </w:r>
    </w:p>
    <w:p w14:paraId="2F56CBE1" w14:textId="77777777" w:rsidR="00563441" w:rsidRPr="00300CE9" w:rsidRDefault="00563441" w:rsidP="00563441">
      <w:pPr>
        <w:rPr>
          <w:rFonts w:asciiTheme="majorHAnsi" w:hAnsiTheme="majorHAnsi" w:cstheme="majorHAnsi"/>
          <w:bCs/>
        </w:rPr>
      </w:pPr>
    </w:p>
    <w:p w14:paraId="2FD847E3" w14:textId="77777777" w:rsidR="00563441" w:rsidRPr="00300CE9" w:rsidRDefault="00563441" w:rsidP="00563441">
      <w:pPr>
        <w:rPr>
          <w:rFonts w:asciiTheme="majorHAnsi" w:hAnsiTheme="majorHAnsi" w:cstheme="majorHAnsi"/>
          <w:bCs/>
        </w:rPr>
      </w:pPr>
      <w:r w:rsidRPr="00300CE9">
        <w:rPr>
          <w:rFonts w:asciiTheme="majorHAnsi" w:hAnsiTheme="majorHAnsi" w:cstheme="majorHAnsi"/>
          <w:bCs/>
        </w:rPr>
        <w:t>I declare that I have family or business relations (parents, brothers, sisters, children, business partners, etc.) in the following villages:</w:t>
      </w:r>
    </w:p>
    <w:p w14:paraId="174A9E71" w14:textId="77777777" w:rsidR="00563441" w:rsidRPr="00300CE9" w:rsidRDefault="00563441" w:rsidP="00563441">
      <w:pPr>
        <w:rPr>
          <w:rFonts w:asciiTheme="majorHAnsi" w:hAnsiTheme="majorHAnsi" w:cstheme="majorHAnsi"/>
          <w:bCs/>
        </w:rPr>
      </w:pPr>
    </w:p>
    <w:p w14:paraId="24AD19C3" w14:textId="77777777" w:rsidR="00563441" w:rsidRPr="00300CE9" w:rsidRDefault="00563441" w:rsidP="00563441">
      <w:pPr>
        <w:pStyle w:val="ListParagraph"/>
        <w:numPr>
          <w:ilvl w:val="0"/>
          <w:numId w:val="5"/>
        </w:numPr>
        <w:rPr>
          <w:rFonts w:asciiTheme="majorHAnsi" w:hAnsiTheme="majorHAnsi" w:cstheme="majorHAnsi"/>
          <w:bCs/>
        </w:rPr>
      </w:pPr>
      <w:r w:rsidRPr="00300CE9">
        <w:rPr>
          <w:rFonts w:asciiTheme="majorHAnsi" w:hAnsiTheme="majorHAnsi" w:cstheme="majorHAnsi"/>
          <w:bCs/>
        </w:rPr>
        <w:t>….……………</w:t>
      </w:r>
    </w:p>
    <w:p w14:paraId="1FC216F9" w14:textId="77777777" w:rsidR="00563441" w:rsidRPr="00300CE9" w:rsidRDefault="00563441" w:rsidP="00563441">
      <w:pPr>
        <w:pStyle w:val="ListParagraph"/>
        <w:numPr>
          <w:ilvl w:val="0"/>
          <w:numId w:val="5"/>
        </w:numPr>
        <w:rPr>
          <w:rFonts w:asciiTheme="majorHAnsi" w:hAnsiTheme="majorHAnsi" w:cstheme="majorHAnsi"/>
          <w:bCs/>
        </w:rPr>
      </w:pPr>
      <w:r w:rsidRPr="00300CE9">
        <w:rPr>
          <w:rFonts w:asciiTheme="majorHAnsi" w:hAnsiTheme="majorHAnsi" w:cstheme="majorHAnsi"/>
          <w:bCs/>
        </w:rPr>
        <w:t>…………………</w:t>
      </w:r>
    </w:p>
    <w:p w14:paraId="73F80CB8" w14:textId="77777777" w:rsidR="00563441" w:rsidRPr="00300CE9" w:rsidRDefault="00563441" w:rsidP="00563441">
      <w:pPr>
        <w:pStyle w:val="ListParagraph"/>
        <w:numPr>
          <w:ilvl w:val="0"/>
          <w:numId w:val="5"/>
        </w:numPr>
        <w:rPr>
          <w:rFonts w:asciiTheme="majorHAnsi" w:hAnsiTheme="majorHAnsi" w:cstheme="majorHAnsi"/>
          <w:bCs/>
        </w:rPr>
      </w:pPr>
      <w:r w:rsidRPr="00300CE9">
        <w:rPr>
          <w:rFonts w:asciiTheme="majorHAnsi" w:hAnsiTheme="majorHAnsi" w:cstheme="majorHAnsi"/>
          <w:bCs/>
        </w:rPr>
        <w:t>…………………</w:t>
      </w:r>
    </w:p>
    <w:p w14:paraId="0E0CECE0" w14:textId="77777777" w:rsidR="00563441" w:rsidRPr="00300CE9" w:rsidRDefault="00563441" w:rsidP="00563441">
      <w:pPr>
        <w:pStyle w:val="ListParagraph"/>
        <w:numPr>
          <w:ilvl w:val="0"/>
          <w:numId w:val="5"/>
        </w:numPr>
        <w:rPr>
          <w:rFonts w:asciiTheme="majorHAnsi" w:hAnsiTheme="majorHAnsi" w:cstheme="majorHAnsi"/>
          <w:bCs/>
        </w:rPr>
      </w:pPr>
      <w:r w:rsidRPr="00300CE9">
        <w:rPr>
          <w:rFonts w:asciiTheme="majorHAnsi" w:hAnsiTheme="majorHAnsi" w:cstheme="majorHAnsi"/>
          <w:bCs/>
        </w:rPr>
        <w:t>………………</w:t>
      </w:r>
    </w:p>
    <w:p w14:paraId="20E814EF" w14:textId="77777777" w:rsidR="00563441" w:rsidRPr="00300CE9" w:rsidRDefault="00563441" w:rsidP="00563441">
      <w:pPr>
        <w:rPr>
          <w:rFonts w:asciiTheme="majorHAnsi" w:hAnsiTheme="majorHAnsi" w:cstheme="majorHAnsi"/>
          <w:bCs/>
        </w:rPr>
      </w:pPr>
    </w:p>
    <w:p w14:paraId="0277DA36" w14:textId="3846EE58" w:rsidR="00563441" w:rsidRPr="00300CE9" w:rsidRDefault="00563441" w:rsidP="00563441">
      <w:pPr>
        <w:rPr>
          <w:rFonts w:asciiTheme="majorHAnsi" w:hAnsiTheme="majorHAnsi" w:cstheme="majorHAnsi"/>
          <w:bCs/>
        </w:rPr>
      </w:pPr>
      <w:r w:rsidRPr="00300CE9">
        <w:rPr>
          <w:rFonts w:asciiTheme="majorHAnsi" w:hAnsiTheme="majorHAnsi" w:cstheme="majorHAnsi"/>
          <w:bCs/>
        </w:rPr>
        <w:t xml:space="preserve">I will not influence the inspection or the decision of approval of </w:t>
      </w:r>
      <w:r w:rsidR="00D54ABC" w:rsidRPr="00300CE9">
        <w:rPr>
          <w:rFonts w:asciiTheme="majorHAnsi" w:hAnsiTheme="majorHAnsi" w:cstheme="majorHAnsi"/>
          <w:bCs/>
        </w:rPr>
        <w:t>any</w:t>
      </w:r>
      <w:r w:rsidRPr="00300CE9">
        <w:rPr>
          <w:rFonts w:asciiTheme="majorHAnsi" w:hAnsiTheme="majorHAnsi" w:cstheme="majorHAnsi"/>
          <w:bCs/>
        </w:rPr>
        <w:t xml:space="preserve"> producers that</w:t>
      </w:r>
      <w:r w:rsidR="00D54ABC" w:rsidRPr="00300CE9">
        <w:rPr>
          <w:rFonts w:asciiTheme="majorHAnsi" w:hAnsiTheme="majorHAnsi" w:cstheme="majorHAnsi"/>
          <w:bCs/>
        </w:rPr>
        <w:t xml:space="preserve"> are family members</w:t>
      </w:r>
      <w:r w:rsidRPr="00300CE9">
        <w:rPr>
          <w:rFonts w:asciiTheme="majorHAnsi" w:hAnsiTheme="majorHAnsi" w:cstheme="majorHAnsi"/>
          <w:bCs/>
        </w:rPr>
        <w:t xml:space="preserve">. </w:t>
      </w:r>
    </w:p>
    <w:p w14:paraId="4AFB04BC" w14:textId="77777777" w:rsidR="00563441" w:rsidRPr="00300CE9" w:rsidRDefault="00563441" w:rsidP="00563441">
      <w:pPr>
        <w:rPr>
          <w:rFonts w:asciiTheme="majorHAnsi" w:hAnsiTheme="majorHAnsi" w:cstheme="majorHAnsi"/>
          <w:bCs/>
        </w:rPr>
      </w:pPr>
    </w:p>
    <w:p w14:paraId="1AF18634" w14:textId="143268C5" w:rsidR="00563441" w:rsidRPr="00300CE9" w:rsidRDefault="00563441" w:rsidP="00563441">
      <w:pPr>
        <w:rPr>
          <w:rFonts w:asciiTheme="majorHAnsi" w:hAnsiTheme="majorHAnsi" w:cstheme="majorHAnsi"/>
          <w:bCs/>
        </w:rPr>
      </w:pPr>
      <w:r w:rsidRPr="00300CE9">
        <w:rPr>
          <w:rFonts w:asciiTheme="majorHAnsi" w:hAnsiTheme="majorHAnsi" w:cstheme="majorHAnsi"/>
          <w:bCs/>
        </w:rPr>
        <w:t xml:space="preserve">I will inform the person </w:t>
      </w:r>
      <w:r w:rsidR="00D54ABC" w:rsidRPr="00300CE9">
        <w:rPr>
          <w:rFonts w:asciiTheme="majorHAnsi" w:hAnsiTheme="majorHAnsi" w:cstheme="majorHAnsi"/>
          <w:bCs/>
        </w:rPr>
        <w:t xml:space="preserve">responsible for </w:t>
      </w:r>
      <w:r w:rsidRPr="00300CE9">
        <w:rPr>
          <w:rFonts w:asciiTheme="majorHAnsi" w:hAnsiTheme="majorHAnsi" w:cstheme="majorHAnsi"/>
          <w:bCs/>
        </w:rPr>
        <w:t xml:space="preserve">the IMS if any changes occur in my marital or social status. </w:t>
      </w:r>
    </w:p>
    <w:p w14:paraId="3EB64492" w14:textId="77777777" w:rsidR="00563441" w:rsidRPr="00300CE9" w:rsidRDefault="00563441" w:rsidP="00563441">
      <w:pPr>
        <w:rPr>
          <w:rFonts w:asciiTheme="majorHAnsi" w:hAnsiTheme="majorHAnsi" w:cstheme="majorHAnsi"/>
          <w:bCs/>
        </w:rPr>
      </w:pPr>
    </w:p>
    <w:p w14:paraId="71715A0C" w14:textId="6CEA1199" w:rsidR="00563441" w:rsidRPr="00300CE9" w:rsidRDefault="00563441" w:rsidP="00563441">
      <w:pPr>
        <w:rPr>
          <w:rFonts w:asciiTheme="majorHAnsi" w:hAnsiTheme="majorHAnsi" w:cstheme="majorHAnsi"/>
          <w:bCs/>
        </w:rPr>
      </w:pPr>
      <w:r w:rsidRPr="00300CE9">
        <w:rPr>
          <w:rFonts w:asciiTheme="majorHAnsi" w:hAnsiTheme="majorHAnsi" w:cstheme="majorHAnsi"/>
          <w:bCs/>
        </w:rPr>
        <w:t>I fully understand the meaning of conflict of interest and declare that the</w:t>
      </w:r>
      <w:r w:rsidR="00E92E42" w:rsidRPr="00300CE9">
        <w:rPr>
          <w:rFonts w:asciiTheme="majorHAnsi" w:hAnsiTheme="majorHAnsi" w:cstheme="majorHAnsi"/>
          <w:bCs/>
        </w:rPr>
        <w:t xml:space="preserve"> above</w:t>
      </w:r>
      <w:r w:rsidRPr="00300CE9">
        <w:rPr>
          <w:rFonts w:asciiTheme="majorHAnsi" w:hAnsiTheme="majorHAnsi" w:cstheme="majorHAnsi"/>
          <w:bCs/>
        </w:rPr>
        <w:t xml:space="preserve"> information</w:t>
      </w:r>
      <w:r w:rsidR="00E92E42" w:rsidRPr="00300CE9">
        <w:rPr>
          <w:rFonts w:asciiTheme="majorHAnsi" w:hAnsiTheme="majorHAnsi" w:cstheme="majorHAnsi"/>
          <w:bCs/>
        </w:rPr>
        <w:t xml:space="preserve"> </w:t>
      </w:r>
      <w:r w:rsidRPr="00300CE9">
        <w:rPr>
          <w:rFonts w:asciiTheme="majorHAnsi" w:hAnsiTheme="majorHAnsi" w:cstheme="majorHAnsi"/>
          <w:bCs/>
        </w:rPr>
        <w:t xml:space="preserve">is correct. </w:t>
      </w:r>
    </w:p>
    <w:p w14:paraId="2498635D" w14:textId="77777777" w:rsidR="00563441" w:rsidRPr="00300CE9" w:rsidRDefault="00563441" w:rsidP="00563441">
      <w:pPr>
        <w:rPr>
          <w:rFonts w:asciiTheme="majorHAnsi" w:hAnsiTheme="majorHAnsi" w:cstheme="majorHAnsi"/>
          <w:bCs/>
        </w:rPr>
      </w:pPr>
    </w:p>
    <w:p w14:paraId="0528BAEF" w14:textId="77777777" w:rsidR="00563441" w:rsidRPr="00300CE9" w:rsidRDefault="00563441" w:rsidP="00563441">
      <w:pPr>
        <w:rPr>
          <w:rFonts w:asciiTheme="majorHAnsi" w:hAnsiTheme="majorHAnsi" w:cstheme="majorHAnsi"/>
          <w:bCs/>
        </w:rPr>
      </w:pPr>
      <w:r w:rsidRPr="00300CE9">
        <w:rPr>
          <w:rFonts w:asciiTheme="majorHAnsi" w:hAnsiTheme="majorHAnsi" w:cstheme="majorHAnsi"/>
          <w:bCs/>
        </w:rPr>
        <w:t>Name of inspector or member of the approval committee:</w:t>
      </w:r>
    </w:p>
    <w:p w14:paraId="069815A1" w14:textId="77777777" w:rsidR="00563441" w:rsidRPr="00300CE9" w:rsidRDefault="00563441" w:rsidP="00563441">
      <w:pPr>
        <w:rPr>
          <w:rFonts w:asciiTheme="majorHAnsi" w:hAnsiTheme="majorHAnsi" w:cstheme="majorHAnsi"/>
          <w:bCs/>
        </w:rPr>
      </w:pPr>
    </w:p>
    <w:p w14:paraId="13827AD0" w14:textId="77777777" w:rsidR="00563441" w:rsidRPr="00300CE9" w:rsidRDefault="00563441" w:rsidP="00563441">
      <w:pPr>
        <w:rPr>
          <w:rFonts w:asciiTheme="majorHAnsi" w:hAnsiTheme="majorHAnsi" w:cstheme="majorHAnsi"/>
          <w:bCs/>
        </w:rPr>
      </w:pPr>
      <w:r w:rsidRPr="00300CE9">
        <w:rPr>
          <w:rFonts w:asciiTheme="majorHAnsi" w:hAnsiTheme="majorHAnsi" w:cstheme="majorHAnsi"/>
          <w:bCs/>
        </w:rPr>
        <w:t>Name: …………………………………………………………………….</w:t>
      </w:r>
    </w:p>
    <w:p w14:paraId="0FAE2F51" w14:textId="77777777" w:rsidR="00563441" w:rsidRPr="00300CE9" w:rsidRDefault="00563441" w:rsidP="00563441">
      <w:pPr>
        <w:rPr>
          <w:rFonts w:asciiTheme="majorHAnsi" w:hAnsiTheme="majorHAnsi" w:cstheme="majorHAnsi"/>
          <w:bCs/>
        </w:rPr>
      </w:pPr>
    </w:p>
    <w:p w14:paraId="285A0148" w14:textId="77777777" w:rsidR="00563441" w:rsidRPr="00300CE9" w:rsidRDefault="00563441" w:rsidP="00563441">
      <w:pPr>
        <w:rPr>
          <w:rFonts w:asciiTheme="majorHAnsi" w:hAnsiTheme="majorHAnsi" w:cstheme="majorHAnsi"/>
          <w:bCs/>
        </w:rPr>
      </w:pPr>
      <w:r w:rsidRPr="00300CE9">
        <w:rPr>
          <w:rFonts w:asciiTheme="majorHAnsi" w:hAnsiTheme="majorHAnsi" w:cstheme="majorHAnsi"/>
          <w:bCs/>
        </w:rPr>
        <w:t>Function within IMS: ……</w:t>
      </w:r>
      <w:proofErr w:type="gramStart"/>
      <w:r w:rsidRPr="00300CE9">
        <w:rPr>
          <w:rFonts w:asciiTheme="majorHAnsi" w:hAnsiTheme="majorHAnsi" w:cstheme="majorHAnsi"/>
          <w:bCs/>
        </w:rPr>
        <w:t>…..</w:t>
      </w:r>
      <w:proofErr w:type="gramEnd"/>
    </w:p>
    <w:p w14:paraId="1FEFEC3E" w14:textId="77777777" w:rsidR="00563441" w:rsidRPr="00300CE9" w:rsidRDefault="00563441" w:rsidP="00563441">
      <w:pPr>
        <w:rPr>
          <w:rFonts w:asciiTheme="majorHAnsi" w:hAnsiTheme="majorHAnsi" w:cstheme="majorHAnsi"/>
          <w:bCs/>
        </w:rPr>
      </w:pPr>
    </w:p>
    <w:p w14:paraId="5246CC22" w14:textId="77777777" w:rsidR="00563441" w:rsidRPr="00300CE9" w:rsidRDefault="00563441" w:rsidP="00563441">
      <w:pPr>
        <w:rPr>
          <w:rFonts w:asciiTheme="majorHAnsi" w:hAnsiTheme="majorHAnsi" w:cstheme="majorHAnsi"/>
          <w:bCs/>
        </w:rPr>
      </w:pPr>
      <w:r w:rsidRPr="00300CE9">
        <w:rPr>
          <w:rFonts w:asciiTheme="majorHAnsi" w:hAnsiTheme="majorHAnsi" w:cstheme="majorHAnsi"/>
          <w:bCs/>
        </w:rPr>
        <w:t>Date: ………………………………………</w:t>
      </w:r>
      <w:proofErr w:type="gramStart"/>
      <w:r w:rsidRPr="00300CE9">
        <w:rPr>
          <w:rFonts w:asciiTheme="majorHAnsi" w:hAnsiTheme="majorHAnsi" w:cstheme="majorHAnsi"/>
          <w:bCs/>
        </w:rPr>
        <w:t>…..</w:t>
      </w:r>
      <w:proofErr w:type="gramEnd"/>
    </w:p>
    <w:p w14:paraId="01120461" w14:textId="77777777" w:rsidR="00563441" w:rsidRPr="00300CE9" w:rsidRDefault="00563441" w:rsidP="00563441">
      <w:pPr>
        <w:rPr>
          <w:rFonts w:asciiTheme="majorHAnsi" w:hAnsiTheme="majorHAnsi" w:cstheme="majorHAnsi"/>
          <w:bCs/>
        </w:rPr>
      </w:pPr>
    </w:p>
    <w:p w14:paraId="2B3EB06A" w14:textId="77777777" w:rsidR="00563441" w:rsidRPr="00300CE9" w:rsidRDefault="00563441" w:rsidP="00563441">
      <w:pPr>
        <w:rPr>
          <w:rFonts w:asciiTheme="majorHAnsi" w:hAnsiTheme="majorHAnsi" w:cstheme="majorHAnsi"/>
          <w:bCs/>
        </w:rPr>
      </w:pPr>
      <w:r w:rsidRPr="00300CE9">
        <w:rPr>
          <w:rFonts w:asciiTheme="majorHAnsi" w:hAnsiTheme="majorHAnsi" w:cstheme="majorHAnsi"/>
          <w:bCs/>
        </w:rPr>
        <w:t>Place: ……….</w:t>
      </w:r>
    </w:p>
    <w:p w14:paraId="1F02AEAC" w14:textId="77777777" w:rsidR="00563441" w:rsidRPr="00300CE9" w:rsidRDefault="00563441" w:rsidP="00563441">
      <w:pPr>
        <w:rPr>
          <w:rFonts w:asciiTheme="majorHAnsi" w:hAnsiTheme="majorHAnsi" w:cstheme="majorHAnsi"/>
          <w:bCs/>
        </w:rPr>
      </w:pPr>
    </w:p>
    <w:p w14:paraId="44F3CB7F" w14:textId="77777777" w:rsidR="00563441" w:rsidRPr="00300CE9" w:rsidRDefault="00563441" w:rsidP="00563441">
      <w:pPr>
        <w:rPr>
          <w:rFonts w:asciiTheme="majorHAnsi" w:hAnsiTheme="majorHAnsi" w:cstheme="majorHAnsi"/>
          <w:bCs/>
        </w:rPr>
      </w:pPr>
    </w:p>
    <w:p w14:paraId="57D2A283" w14:textId="77777777" w:rsidR="00563441" w:rsidRPr="00300CE9" w:rsidRDefault="00563441" w:rsidP="00563441">
      <w:pPr>
        <w:rPr>
          <w:rFonts w:asciiTheme="majorHAnsi" w:hAnsiTheme="majorHAnsi" w:cstheme="majorHAnsi"/>
          <w:bCs/>
        </w:rPr>
      </w:pPr>
    </w:p>
    <w:p w14:paraId="46B155CE" w14:textId="77777777" w:rsidR="00563441" w:rsidRPr="00300CE9" w:rsidRDefault="00563441" w:rsidP="00563441">
      <w:pPr>
        <w:rPr>
          <w:rFonts w:asciiTheme="majorHAnsi" w:hAnsiTheme="majorHAnsi" w:cstheme="majorHAnsi"/>
          <w:bCs/>
        </w:rPr>
      </w:pPr>
    </w:p>
    <w:p w14:paraId="1C358DFD" w14:textId="77777777" w:rsidR="00563441" w:rsidRPr="00300CE9" w:rsidRDefault="00563441" w:rsidP="00563441">
      <w:pPr>
        <w:rPr>
          <w:rFonts w:asciiTheme="majorHAnsi" w:hAnsiTheme="majorHAnsi" w:cstheme="majorHAnsi"/>
          <w:bCs/>
        </w:rPr>
      </w:pPr>
      <w:r w:rsidRPr="00300CE9">
        <w:rPr>
          <w:rFonts w:asciiTheme="majorHAnsi" w:hAnsiTheme="majorHAnsi" w:cstheme="majorHAnsi"/>
          <w:bCs/>
        </w:rPr>
        <w:t>Signature: …………………………………….</w:t>
      </w:r>
    </w:p>
    <w:p w14:paraId="648967C3" w14:textId="77777777" w:rsidR="00563441" w:rsidRPr="00300CE9" w:rsidRDefault="00563441">
      <w:pPr>
        <w:rPr>
          <w:rFonts w:asciiTheme="majorHAnsi" w:eastAsiaTheme="majorEastAsia" w:hAnsiTheme="majorHAnsi" w:cstheme="majorHAnsi"/>
          <w:b/>
          <w:bCs/>
          <w:color w:val="00853E"/>
          <w:sz w:val="26"/>
          <w:szCs w:val="26"/>
        </w:rPr>
      </w:pPr>
      <w:r w:rsidRPr="00300CE9">
        <w:rPr>
          <w:rFonts w:asciiTheme="majorHAnsi" w:hAnsiTheme="majorHAnsi" w:cstheme="majorHAnsi"/>
          <w:b/>
          <w:bCs/>
          <w:color w:val="00853E"/>
        </w:rPr>
        <w:br w:type="page"/>
      </w:r>
    </w:p>
    <w:p w14:paraId="60BF2098" w14:textId="031478B5" w:rsidR="00036DD2" w:rsidRPr="00300CE9" w:rsidRDefault="00524EDE" w:rsidP="00382EFE">
      <w:pPr>
        <w:pStyle w:val="Heading2"/>
        <w:numPr>
          <w:ilvl w:val="0"/>
          <w:numId w:val="0"/>
        </w:numPr>
      </w:pPr>
      <w:bookmarkStart w:id="1544" w:name="_Toc49348930"/>
      <w:r w:rsidRPr="00300CE9">
        <w:lastRenderedPageBreak/>
        <w:t xml:space="preserve">Annex </w:t>
      </w:r>
      <w:r w:rsidR="00DF49C6" w:rsidRPr="00300CE9">
        <w:t>4</w:t>
      </w:r>
      <w:r w:rsidRPr="00300CE9">
        <w:t xml:space="preserve">: </w:t>
      </w:r>
      <w:bookmarkEnd w:id="1540"/>
      <w:bookmarkEnd w:id="1541"/>
      <w:r w:rsidR="00D44ABB" w:rsidRPr="00300CE9">
        <w:t>Grievance Mechanism</w:t>
      </w:r>
      <w:bookmarkEnd w:id="1544"/>
    </w:p>
    <w:p w14:paraId="019D5F23" w14:textId="77777777" w:rsidR="00D44ABB" w:rsidRPr="00300CE9" w:rsidRDefault="00D44ABB">
      <w:pPr>
        <w:rPr>
          <w:rFonts w:asciiTheme="majorHAnsi" w:hAnsiTheme="majorHAnsi" w:cstheme="majorHAnsi"/>
        </w:rPr>
      </w:pPr>
    </w:p>
    <w:p w14:paraId="1BB8D2E5" w14:textId="0D578262" w:rsidR="002D5BCA" w:rsidRPr="00300CE9" w:rsidRDefault="00D44ABB">
      <w:pPr>
        <w:rPr>
          <w:rFonts w:asciiTheme="majorHAnsi" w:hAnsiTheme="majorHAnsi" w:cstheme="majorHAnsi"/>
        </w:rPr>
      </w:pPr>
      <w:r w:rsidRPr="00300CE9">
        <w:rPr>
          <w:rFonts w:asciiTheme="majorHAnsi" w:hAnsiTheme="majorHAnsi" w:cstheme="majorHAnsi"/>
          <w:noProof/>
        </w:rPr>
        <w:drawing>
          <wp:inline distT="0" distB="0" distL="0" distR="0" wp14:anchorId="713193B6" wp14:editId="56BD3F48">
            <wp:extent cx="5854002" cy="38007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60602" t="22128" r="3545" b="36483"/>
                    <a:stretch/>
                  </pic:blipFill>
                  <pic:spPr bwMode="auto">
                    <a:xfrm>
                      <a:off x="0" y="0"/>
                      <a:ext cx="5873382" cy="3813305"/>
                    </a:xfrm>
                    <a:prstGeom prst="rect">
                      <a:avLst/>
                    </a:prstGeom>
                    <a:ln>
                      <a:noFill/>
                    </a:ln>
                    <a:extLst>
                      <a:ext uri="{53640926-AAD7-44D8-BBD7-CCE9431645EC}">
                        <a14:shadowObscured xmlns:a14="http://schemas.microsoft.com/office/drawing/2010/main"/>
                      </a:ext>
                    </a:extLst>
                  </pic:spPr>
                </pic:pic>
              </a:graphicData>
            </a:graphic>
          </wp:inline>
        </w:drawing>
      </w:r>
      <w:r w:rsidR="002D5BCA" w:rsidRPr="00300CE9">
        <w:rPr>
          <w:rFonts w:asciiTheme="majorHAnsi" w:hAnsiTheme="majorHAnsi" w:cstheme="majorHAnsi"/>
        </w:rPr>
        <w:br w:type="page"/>
      </w:r>
    </w:p>
    <w:p w14:paraId="1925AB39" w14:textId="290FB651" w:rsidR="005E6870" w:rsidRPr="00300CE9" w:rsidRDefault="005E6870" w:rsidP="00382EFE">
      <w:pPr>
        <w:pStyle w:val="Heading2"/>
        <w:numPr>
          <w:ilvl w:val="0"/>
          <w:numId w:val="0"/>
        </w:numPr>
      </w:pPr>
      <w:bookmarkStart w:id="1545" w:name="_Toc452037922"/>
      <w:bookmarkStart w:id="1546" w:name="_Toc41157508"/>
      <w:bookmarkStart w:id="1547" w:name="_Toc49348931"/>
      <w:r w:rsidRPr="00300CE9">
        <w:lastRenderedPageBreak/>
        <w:t xml:space="preserve">Annex </w:t>
      </w:r>
      <w:r w:rsidR="00DF49C6" w:rsidRPr="00300CE9">
        <w:t>5</w:t>
      </w:r>
      <w:r w:rsidRPr="00300CE9">
        <w:t xml:space="preserve">: </w:t>
      </w:r>
      <w:bookmarkEnd w:id="1545"/>
      <w:r w:rsidR="003944AB" w:rsidRPr="00300CE9">
        <w:t xml:space="preserve">Training </w:t>
      </w:r>
      <w:bookmarkEnd w:id="1546"/>
      <w:r w:rsidR="00E92E42" w:rsidRPr="00300CE9">
        <w:t>Records</w:t>
      </w:r>
      <w:bookmarkEnd w:id="1547"/>
    </w:p>
    <w:p w14:paraId="3CE55976" w14:textId="77777777" w:rsidR="005E6870" w:rsidRPr="00300CE9" w:rsidRDefault="005E6870" w:rsidP="005E6870">
      <w:pPr>
        <w:jc w:val="center"/>
        <w:rPr>
          <w:rFonts w:asciiTheme="majorHAnsi" w:hAnsiTheme="majorHAnsi" w:cstheme="majorHAnsi"/>
          <w:b/>
          <w:sz w:val="20"/>
          <w:szCs w:val="20"/>
        </w:rPr>
      </w:pPr>
    </w:p>
    <w:p w14:paraId="30871E28" w14:textId="77777777" w:rsidR="005E6870" w:rsidRPr="00300CE9" w:rsidRDefault="005E6870" w:rsidP="005E6870">
      <w:pPr>
        <w:jc w:val="center"/>
        <w:rPr>
          <w:rFonts w:asciiTheme="majorHAnsi" w:hAnsiTheme="majorHAnsi" w:cstheme="majorHAnsi"/>
          <w:b/>
        </w:rPr>
      </w:pPr>
    </w:p>
    <w:p w14:paraId="3CC8DAA0" w14:textId="0FB3C6BC" w:rsidR="005E6870" w:rsidRPr="00300CE9" w:rsidRDefault="003944AB" w:rsidP="005E6870">
      <w:pPr>
        <w:jc w:val="center"/>
        <w:rPr>
          <w:rFonts w:asciiTheme="majorHAnsi" w:hAnsiTheme="majorHAnsi" w:cstheme="majorHAnsi"/>
          <w:b/>
        </w:rPr>
      </w:pPr>
      <w:r w:rsidRPr="00300CE9">
        <w:rPr>
          <w:rFonts w:asciiTheme="majorHAnsi" w:hAnsiTheme="majorHAnsi" w:cstheme="majorHAnsi"/>
          <w:b/>
        </w:rPr>
        <w:t xml:space="preserve">Training </w:t>
      </w:r>
      <w:r w:rsidR="005E6870" w:rsidRPr="00300CE9">
        <w:rPr>
          <w:rFonts w:asciiTheme="majorHAnsi" w:hAnsiTheme="majorHAnsi" w:cstheme="majorHAnsi"/>
          <w:b/>
        </w:rPr>
        <w:t>R</w:t>
      </w:r>
      <w:r w:rsidR="00DC3447" w:rsidRPr="00300CE9">
        <w:rPr>
          <w:rFonts w:asciiTheme="majorHAnsi" w:hAnsiTheme="majorHAnsi" w:cstheme="majorHAnsi"/>
          <w:b/>
        </w:rPr>
        <w:t>ecords</w:t>
      </w:r>
    </w:p>
    <w:p w14:paraId="0077FC61" w14:textId="77777777" w:rsidR="005E6870" w:rsidRPr="00300CE9" w:rsidRDefault="005E6870" w:rsidP="005E6870">
      <w:pPr>
        <w:jc w:val="center"/>
        <w:rPr>
          <w:rFonts w:asciiTheme="majorHAnsi" w:hAnsiTheme="majorHAnsi" w:cstheme="majorHAnsi"/>
          <w:b/>
        </w:rPr>
      </w:pPr>
    </w:p>
    <w:p w14:paraId="1619B6F5" w14:textId="6AEFDFC4" w:rsidR="005E6870" w:rsidRPr="00300CE9" w:rsidRDefault="005E6870" w:rsidP="005E6870">
      <w:pPr>
        <w:rPr>
          <w:rFonts w:asciiTheme="majorHAnsi" w:hAnsiTheme="majorHAnsi" w:cstheme="majorHAnsi"/>
        </w:rPr>
      </w:pPr>
      <w:r w:rsidRPr="00300CE9">
        <w:rPr>
          <w:rFonts w:asciiTheme="majorHAnsi" w:hAnsiTheme="majorHAnsi" w:cstheme="majorHAnsi"/>
        </w:rPr>
        <w:t>Subject: ……………….</w:t>
      </w:r>
    </w:p>
    <w:p w14:paraId="738CA4CD" w14:textId="77777777" w:rsidR="005E6870" w:rsidRPr="00300CE9" w:rsidRDefault="005E6870" w:rsidP="005E6870">
      <w:pPr>
        <w:rPr>
          <w:rFonts w:asciiTheme="majorHAnsi" w:hAnsiTheme="majorHAnsi" w:cstheme="majorHAnsi"/>
        </w:rPr>
      </w:pPr>
    </w:p>
    <w:p w14:paraId="759B42F8" w14:textId="2DB479A8" w:rsidR="005E6870" w:rsidRPr="00300CE9" w:rsidRDefault="005E6870" w:rsidP="005E6870">
      <w:pPr>
        <w:rPr>
          <w:rFonts w:asciiTheme="majorHAnsi" w:hAnsiTheme="majorHAnsi" w:cstheme="majorHAnsi"/>
        </w:rPr>
      </w:pPr>
      <w:r w:rsidRPr="00300CE9">
        <w:rPr>
          <w:rFonts w:asciiTheme="majorHAnsi" w:hAnsiTheme="majorHAnsi" w:cstheme="majorHAnsi"/>
        </w:rPr>
        <w:t>Name expert/facilitator/trainer: ………………….</w:t>
      </w:r>
    </w:p>
    <w:p w14:paraId="60651B4E" w14:textId="77777777" w:rsidR="005E6870" w:rsidRPr="00300CE9" w:rsidRDefault="005E6870" w:rsidP="005E6870">
      <w:pPr>
        <w:rPr>
          <w:rFonts w:asciiTheme="majorHAnsi" w:hAnsiTheme="majorHAnsi" w:cstheme="majorHAnsi"/>
        </w:rPr>
      </w:pPr>
    </w:p>
    <w:p w14:paraId="21D558E1" w14:textId="7EDBC813" w:rsidR="005E6870" w:rsidRPr="00300CE9" w:rsidRDefault="005E6870" w:rsidP="005E6870">
      <w:pPr>
        <w:rPr>
          <w:rFonts w:asciiTheme="majorHAnsi" w:hAnsiTheme="majorHAnsi" w:cstheme="majorHAnsi"/>
        </w:rPr>
      </w:pPr>
      <w:r w:rsidRPr="00300CE9">
        <w:rPr>
          <w:rFonts w:asciiTheme="majorHAnsi" w:hAnsiTheme="majorHAnsi" w:cstheme="majorHAnsi"/>
        </w:rPr>
        <w:t>Date: …………….</w:t>
      </w:r>
    </w:p>
    <w:p w14:paraId="10BF658A" w14:textId="77777777" w:rsidR="005E6870" w:rsidRPr="00300CE9" w:rsidRDefault="005E6870" w:rsidP="005E6870">
      <w:pPr>
        <w:rPr>
          <w:rFonts w:asciiTheme="majorHAnsi" w:hAnsiTheme="majorHAnsi" w:cstheme="majorHAnsi"/>
        </w:rPr>
      </w:pPr>
    </w:p>
    <w:p w14:paraId="02B6D987" w14:textId="3BC3AFBD" w:rsidR="005E6870" w:rsidRPr="00300CE9" w:rsidRDefault="005E6870" w:rsidP="005E6870">
      <w:pPr>
        <w:rPr>
          <w:rFonts w:asciiTheme="majorHAnsi" w:hAnsiTheme="majorHAnsi" w:cstheme="majorHAnsi"/>
        </w:rPr>
      </w:pPr>
      <w:r w:rsidRPr="00300CE9">
        <w:rPr>
          <w:rFonts w:asciiTheme="majorHAnsi" w:hAnsiTheme="majorHAnsi" w:cstheme="majorHAnsi"/>
        </w:rPr>
        <w:t>Place: ………………</w:t>
      </w:r>
    </w:p>
    <w:p w14:paraId="3BE8E0AB" w14:textId="77777777" w:rsidR="005E6870" w:rsidRPr="00300CE9" w:rsidRDefault="005E6870" w:rsidP="005E6870">
      <w:pPr>
        <w:rPr>
          <w:rFonts w:asciiTheme="majorHAnsi" w:hAnsiTheme="majorHAnsi" w:cstheme="majorHAnsi"/>
          <w:b/>
        </w:rPr>
      </w:pPr>
    </w:p>
    <w:tbl>
      <w:tblPr>
        <w:tblpPr w:leftFromText="180" w:rightFromText="180" w:vertAnchor="text" w:horzAnchor="margin" w:tblpY="101"/>
        <w:tblW w:w="9311"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4280"/>
        <w:gridCol w:w="1552"/>
        <w:gridCol w:w="3479"/>
      </w:tblGrid>
      <w:tr w:rsidR="00624C73" w:rsidRPr="00300CE9" w14:paraId="165B4915" w14:textId="77777777" w:rsidTr="00624C73">
        <w:trPr>
          <w:trHeight w:val="537"/>
          <w:tblHeader/>
        </w:trPr>
        <w:tc>
          <w:tcPr>
            <w:tcW w:w="4280" w:type="dxa"/>
            <w:tcBorders>
              <w:top w:val="double" w:sz="4" w:space="0" w:color="auto"/>
              <w:bottom w:val="double" w:sz="4" w:space="0" w:color="auto"/>
            </w:tcBorders>
            <w:shd w:val="clear" w:color="auto" w:fill="CCCCCC"/>
            <w:vAlign w:val="center"/>
          </w:tcPr>
          <w:p w14:paraId="18B55F3E" w14:textId="77777777" w:rsidR="00624C73" w:rsidRPr="00300CE9" w:rsidRDefault="00624C73" w:rsidP="00624C73">
            <w:pPr>
              <w:rPr>
                <w:rFonts w:asciiTheme="majorHAnsi" w:hAnsiTheme="majorHAnsi" w:cstheme="majorHAnsi"/>
                <w:b/>
              </w:rPr>
            </w:pPr>
            <w:r w:rsidRPr="00300CE9">
              <w:rPr>
                <w:rFonts w:asciiTheme="majorHAnsi" w:hAnsiTheme="majorHAnsi" w:cstheme="majorHAnsi"/>
                <w:b/>
                <w:lang w:eastAsia="zh-CN"/>
              </w:rPr>
              <w:t>Name participants</w:t>
            </w:r>
          </w:p>
        </w:tc>
        <w:tc>
          <w:tcPr>
            <w:tcW w:w="1552" w:type="dxa"/>
            <w:tcBorders>
              <w:top w:val="double" w:sz="4" w:space="0" w:color="auto"/>
              <w:bottom w:val="double" w:sz="4" w:space="0" w:color="auto"/>
            </w:tcBorders>
            <w:shd w:val="clear" w:color="auto" w:fill="CCCCCC"/>
            <w:vAlign w:val="center"/>
          </w:tcPr>
          <w:p w14:paraId="0113802E" w14:textId="77777777" w:rsidR="00624C73" w:rsidRPr="00300CE9" w:rsidRDefault="00624C73" w:rsidP="00624C73">
            <w:pPr>
              <w:rPr>
                <w:rFonts w:asciiTheme="majorHAnsi" w:hAnsiTheme="majorHAnsi" w:cstheme="majorHAnsi"/>
                <w:b/>
              </w:rPr>
            </w:pPr>
            <w:r w:rsidRPr="00300CE9">
              <w:rPr>
                <w:rFonts w:asciiTheme="majorHAnsi" w:hAnsiTheme="majorHAnsi" w:cstheme="majorHAnsi"/>
                <w:b/>
              </w:rPr>
              <w:t>Male/Female</w:t>
            </w:r>
          </w:p>
        </w:tc>
        <w:tc>
          <w:tcPr>
            <w:tcW w:w="3479" w:type="dxa"/>
            <w:tcBorders>
              <w:top w:val="double" w:sz="4" w:space="0" w:color="auto"/>
              <w:bottom w:val="double" w:sz="4" w:space="0" w:color="auto"/>
            </w:tcBorders>
            <w:shd w:val="clear" w:color="auto" w:fill="CCCCCC"/>
            <w:vAlign w:val="center"/>
          </w:tcPr>
          <w:p w14:paraId="64291018" w14:textId="77777777" w:rsidR="00624C73" w:rsidRPr="00300CE9" w:rsidRDefault="00624C73" w:rsidP="00624C73">
            <w:pPr>
              <w:rPr>
                <w:rFonts w:asciiTheme="majorHAnsi" w:hAnsiTheme="majorHAnsi" w:cstheme="majorHAnsi"/>
                <w:b/>
              </w:rPr>
            </w:pPr>
            <w:r w:rsidRPr="00300CE9">
              <w:rPr>
                <w:rFonts w:asciiTheme="majorHAnsi" w:hAnsiTheme="majorHAnsi" w:cstheme="majorHAnsi"/>
                <w:b/>
              </w:rPr>
              <w:t>Signature</w:t>
            </w:r>
          </w:p>
        </w:tc>
      </w:tr>
      <w:tr w:rsidR="00624C73" w:rsidRPr="00300CE9" w14:paraId="53424E92" w14:textId="77777777" w:rsidTr="00624C73">
        <w:trPr>
          <w:trHeight w:val="397"/>
        </w:trPr>
        <w:tc>
          <w:tcPr>
            <w:tcW w:w="4280" w:type="dxa"/>
            <w:tcBorders>
              <w:top w:val="double" w:sz="4" w:space="0" w:color="auto"/>
            </w:tcBorders>
            <w:vAlign w:val="center"/>
          </w:tcPr>
          <w:p w14:paraId="470F59D5" w14:textId="77777777" w:rsidR="00624C73" w:rsidRPr="00300CE9" w:rsidRDefault="00624C73" w:rsidP="00624C73">
            <w:pPr>
              <w:spacing w:line="360" w:lineRule="auto"/>
              <w:jc w:val="center"/>
              <w:rPr>
                <w:rFonts w:asciiTheme="majorHAnsi" w:hAnsiTheme="majorHAnsi" w:cstheme="majorHAnsi"/>
                <w:b/>
              </w:rPr>
            </w:pPr>
          </w:p>
        </w:tc>
        <w:tc>
          <w:tcPr>
            <w:tcW w:w="1552" w:type="dxa"/>
            <w:tcBorders>
              <w:top w:val="double" w:sz="4" w:space="0" w:color="auto"/>
            </w:tcBorders>
          </w:tcPr>
          <w:p w14:paraId="32F62ADA" w14:textId="77777777" w:rsidR="00624C73" w:rsidRPr="00300CE9" w:rsidRDefault="00624C73" w:rsidP="00624C73">
            <w:pPr>
              <w:spacing w:line="360" w:lineRule="auto"/>
              <w:jc w:val="center"/>
              <w:rPr>
                <w:rFonts w:asciiTheme="majorHAnsi" w:hAnsiTheme="majorHAnsi" w:cstheme="majorHAnsi"/>
                <w:b/>
              </w:rPr>
            </w:pPr>
          </w:p>
        </w:tc>
        <w:tc>
          <w:tcPr>
            <w:tcW w:w="3479" w:type="dxa"/>
            <w:tcBorders>
              <w:top w:val="double" w:sz="4" w:space="0" w:color="auto"/>
            </w:tcBorders>
            <w:vAlign w:val="center"/>
          </w:tcPr>
          <w:p w14:paraId="28D6CB4F" w14:textId="77777777" w:rsidR="00624C73" w:rsidRPr="00300CE9" w:rsidRDefault="00624C73" w:rsidP="00624C73">
            <w:pPr>
              <w:spacing w:line="360" w:lineRule="auto"/>
              <w:jc w:val="center"/>
              <w:rPr>
                <w:rFonts w:asciiTheme="majorHAnsi" w:hAnsiTheme="majorHAnsi" w:cstheme="majorHAnsi"/>
                <w:b/>
              </w:rPr>
            </w:pPr>
          </w:p>
        </w:tc>
      </w:tr>
      <w:tr w:rsidR="00624C73" w:rsidRPr="00300CE9" w14:paraId="163FBA02" w14:textId="77777777" w:rsidTr="00624C73">
        <w:trPr>
          <w:trHeight w:val="397"/>
        </w:trPr>
        <w:tc>
          <w:tcPr>
            <w:tcW w:w="4280" w:type="dxa"/>
            <w:vAlign w:val="center"/>
          </w:tcPr>
          <w:p w14:paraId="31CD0BB6" w14:textId="77777777" w:rsidR="00624C73" w:rsidRPr="00300CE9" w:rsidRDefault="00624C73" w:rsidP="00624C73">
            <w:pPr>
              <w:spacing w:line="360" w:lineRule="auto"/>
              <w:jc w:val="center"/>
              <w:rPr>
                <w:rFonts w:asciiTheme="majorHAnsi" w:hAnsiTheme="majorHAnsi" w:cstheme="majorHAnsi"/>
                <w:b/>
              </w:rPr>
            </w:pPr>
          </w:p>
        </w:tc>
        <w:tc>
          <w:tcPr>
            <w:tcW w:w="1552" w:type="dxa"/>
          </w:tcPr>
          <w:p w14:paraId="22470256" w14:textId="77777777" w:rsidR="00624C73" w:rsidRPr="00300CE9" w:rsidRDefault="00624C73" w:rsidP="00624C73">
            <w:pPr>
              <w:spacing w:line="360" w:lineRule="auto"/>
              <w:jc w:val="center"/>
              <w:rPr>
                <w:rFonts w:asciiTheme="majorHAnsi" w:hAnsiTheme="majorHAnsi" w:cstheme="majorHAnsi"/>
                <w:b/>
              </w:rPr>
            </w:pPr>
          </w:p>
        </w:tc>
        <w:tc>
          <w:tcPr>
            <w:tcW w:w="3479" w:type="dxa"/>
            <w:vAlign w:val="center"/>
          </w:tcPr>
          <w:p w14:paraId="19316015" w14:textId="77777777" w:rsidR="00624C73" w:rsidRPr="00300CE9" w:rsidRDefault="00624C73" w:rsidP="00624C73">
            <w:pPr>
              <w:spacing w:line="360" w:lineRule="auto"/>
              <w:jc w:val="center"/>
              <w:rPr>
                <w:rFonts w:asciiTheme="majorHAnsi" w:hAnsiTheme="majorHAnsi" w:cstheme="majorHAnsi"/>
                <w:b/>
              </w:rPr>
            </w:pPr>
          </w:p>
        </w:tc>
      </w:tr>
    </w:tbl>
    <w:p w14:paraId="6FFFD9F5" w14:textId="77777777" w:rsidR="005E6870" w:rsidRPr="00300CE9" w:rsidRDefault="005E6870" w:rsidP="005E6870">
      <w:pPr>
        <w:jc w:val="center"/>
        <w:rPr>
          <w:rFonts w:asciiTheme="majorHAnsi" w:hAnsiTheme="majorHAnsi" w:cstheme="majorHAnsi"/>
          <w:b/>
        </w:rPr>
      </w:pPr>
    </w:p>
    <w:p w14:paraId="3D17B3C7" w14:textId="77777777" w:rsidR="005E6870" w:rsidRPr="00300CE9" w:rsidRDefault="005E6870" w:rsidP="00624C73">
      <w:pPr>
        <w:pStyle w:val="Heading2"/>
        <w:numPr>
          <w:ilvl w:val="0"/>
          <w:numId w:val="0"/>
        </w:numPr>
      </w:pPr>
    </w:p>
    <w:p w14:paraId="5158AA11" w14:textId="5178F8DB" w:rsidR="005E6870" w:rsidRPr="00300CE9" w:rsidRDefault="005E6870" w:rsidP="005E6870">
      <w:pPr>
        <w:rPr>
          <w:rFonts w:asciiTheme="majorHAnsi" w:hAnsiTheme="majorHAnsi" w:cstheme="majorHAnsi"/>
        </w:rPr>
      </w:pPr>
      <w:r w:rsidRPr="00300CE9">
        <w:rPr>
          <w:rFonts w:asciiTheme="majorHAnsi" w:hAnsiTheme="majorHAnsi" w:cstheme="majorHAnsi"/>
        </w:rPr>
        <w:t>Agenda meeting: ……………</w:t>
      </w:r>
      <w:proofErr w:type="gramStart"/>
      <w:r w:rsidRPr="00300CE9">
        <w:rPr>
          <w:rFonts w:asciiTheme="majorHAnsi" w:hAnsiTheme="majorHAnsi" w:cstheme="majorHAnsi"/>
        </w:rPr>
        <w:t>…..</w:t>
      </w:r>
      <w:proofErr w:type="gramEnd"/>
    </w:p>
    <w:p w14:paraId="61CF3FCC" w14:textId="77777777" w:rsidR="005E6870" w:rsidRPr="00300CE9" w:rsidRDefault="005E6870" w:rsidP="005E6870">
      <w:pPr>
        <w:rPr>
          <w:rFonts w:asciiTheme="majorHAnsi" w:hAnsiTheme="majorHAnsi" w:cstheme="majorHAnsi"/>
        </w:rPr>
      </w:pPr>
    </w:p>
    <w:p w14:paraId="3D0B6FCF" w14:textId="77777777" w:rsidR="005E6870" w:rsidRPr="00300CE9" w:rsidRDefault="005E6870" w:rsidP="005E6870">
      <w:pPr>
        <w:rPr>
          <w:rFonts w:asciiTheme="majorHAnsi" w:hAnsiTheme="majorHAnsi" w:cstheme="majorHAnsi"/>
        </w:rPr>
      </w:pPr>
    </w:p>
    <w:p w14:paraId="7ACD23CC" w14:textId="49E789BA" w:rsidR="005E6870" w:rsidRPr="00300CE9" w:rsidRDefault="005E6870" w:rsidP="005E6870">
      <w:pPr>
        <w:rPr>
          <w:rFonts w:asciiTheme="majorHAnsi" w:hAnsiTheme="majorHAnsi" w:cstheme="majorHAnsi"/>
        </w:rPr>
      </w:pPr>
      <w:r w:rsidRPr="00300CE9">
        <w:rPr>
          <w:rFonts w:asciiTheme="majorHAnsi" w:hAnsiTheme="majorHAnsi" w:cstheme="majorHAnsi"/>
        </w:rPr>
        <w:t>Summary of the meeting and main conclusions: ………………</w:t>
      </w:r>
      <w:proofErr w:type="gramStart"/>
      <w:r w:rsidRPr="00300CE9">
        <w:rPr>
          <w:rFonts w:asciiTheme="majorHAnsi" w:hAnsiTheme="majorHAnsi" w:cstheme="majorHAnsi"/>
        </w:rPr>
        <w:t>…..</w:t>
      </w:r>
      <w:proofErr w:type="gramEnd"/>
    </w:p>
    <w:p w14:paraId="6030C44C" w14:textId="77777777" w:rsidR="005E6870" w:rsidRPr="00300CE9" w:rsidRDefault="005E6870" w:rsidP="005E6870">
      <w:pPr>
        <w:rPr>
          <w:rFonts w:asciiTheme="majorHAnsi" w:hAnsiTheme="majorHAnsi" w:cstheme="majorHAnsi"/>
        </w:rPr>
      </w:pPr>
    </w:p>
    <w:p w14:paraId="529B708C" w14:textId="285DC624" w:rsidR="005E6870" w:rsidRPr="00300CE9" w:rsidRDefault="005E6870" w:rsidP="005E6870">
      <w:pPr>
        <w:rPr>
          <w:rFonts w:asciiTheme="majorHAnsi" w:hAnsiTheme="majorHAnsi" w:cstheme="majorHAnsi"/>
        </w:rPr>
      </w:pPr>
      <w:r w:rsidRPr="00300CE9">
        <w:rPr>
          <w:rFonts w:asciiTheme="majorHAnsi" w:hAnsiTheme="majorHAnsi" w:cstheme="majorHAnsi"/>
        </w:rPr>
        <w:t>Signature expert/facilitator/trainer: ………………….</w:t>
      </w:r>
    </w:p>
    <w:p w14:paraId="3BDC56E7" w14:textId="77777777" w:rsidR="005E6870" w:rsidRPr="00300CE9" w:rsidRDefault="005E6870" w:rsidP="005E6870">
      <w:pPr>
        <w:rPr>
          <w:rFonts w:asciiTheme="majorHAnsi" w:hAnsiTheme="majorHAnsi" w:cstheme="majorHAnsi"/>
        </w:rPr>
      </w:pPr>
    </w:p>
    <w:p w14:paraId="5CDD41A8" w14:textId="77777777" w:rsidR="005E6870" w:rsidRPr="00300CE9" w:rsidRDefault="005E6870" w:rsidP="005E6870">
      <w:pPr>
        <w:rPr>
          <w:rFonts w:asciiTheme="majorHAnsi" w:hAnsiTheme="majorHAnsi" w:cstheme="majorHAnsi"/>
        </w:rPr>
      </w:pPr>
    </w:p>
    <w:p w14:paraId="784920E2" w14:textId="287F777D" w:rsidR="005E6870" w:rsidRPr="00300CE9" w:rsidRDefault="005E6870">
      <w:pPr>
        <w:pStyle w:val="Heading2"/>
      </w:pPr>
      <w:r w:rsidRPr="00300CE9">
        <w:br w:type="page"/>
      </w:r>
    </w:p>
    <w:p w14:paraId="7F1634EA" w14:textId="133B1F65" w:rsidR="00B115DC" w:rsidRPr="00300CE9" w:rsidRDefault="00B115DC" w:rsidP="00382EFE">
      <w:pPr>
        <w:pStyle w:val="Heading2"/>
        <w:numPr>
          <w:ilvl w:val="0"/>
          <w:numId w:val="0"/>
        </w:numPr>
      </w:pPr>
      <w:bookmarkStart w:id="1548" w:name="_Toc452037924"/>
      <w:bookmarkStart w:id="1549" w:name="_Toc41157510"/>
      <w:bookmarkStart w:id="1550" w:name="_Toc49348932"/>
      <w:r w:rsidRPr="00300CE9">
        <w:lastRenderedPageBreak/>
        <w:t xml:space="preserve">Annex </w:t>
      </w:r>
      <w:r w:rsidR="009C0F59" w:rsidRPr="00300CE9">
        <w:t>6</w:t>
      </w:r>
      <w:r w:rsidRPr="00300CE9">
        <w:t>: Internal Inspection Plan</w:t>
      </w:r>
      <w:bookmarkEnd w:id="1548"/>
      <w:bookmarkEnd w:id="1549"/>
      <w:bookmarkEnd w:id="1550"/>
    </w:p>
    <w:p w14:paraId="010BCDA0" w14:textId="77777777" w:rsidR="00507475" w:rsidRPr="00300CE9" w:rsidRDefault="00507475" w:rsidP="00507475">
      <w:pPr>
        <w:rPr>
          <w:rFonts w:asciiTheme="majorHAnsi" w:hAnsiTheme="majorHAnsi" w:cstheme="majorHAnsi"/>
        </w:rPr>
      </w:pPr>
    </w:p>
    <w:p w14:paraId="043D103F" w14:textId="77777777" w:rsidR="00B115DC" w:rsidRPr="00624C73" w:rsidRDefault="00B115DC" w:rsidP="00507475">
      <w:pPr>
        <w:jc w:val="center"/>
        <w:rPr>
          <w:rFonts w:asciiTheme="majorHAnsi" w:hAnsiTheme="majorHAnsi" w:cstheme="majorHAnsi"/>
          <w:b/>
        </w:rPr>
      </w:pPr>
      <w:r w:rsidRPr="00624C73">
        <w:rPr>
          <w:rFonts w:asciiTheme="majorHAnsi" w:hAnsiTheme="majorHAnsi" w:cstheme="majorHAnsi"/>
          <w:b/>
        </w:rPr>
        <w:t>INTERNAL INSPECTION PLAN</w:t>
      </w:r>
    </w:p>
    <w:p w14:paraId="35A4EC45" w14:textId="77777777" w:rsidR="00B115DC" w:rsidRPr="00624C73" w:rsidRDefault="00B115DC" w:rsidP="00B115DC">
      <w:pPr>
        <w:spacing w:before="120" w:after="120"/>
        <w:jc w:val="center"/>
        <w:rPr>
          <w:rFonts w:asciiTheme="majorHAnsi" w:hAnsiTheme="majorHAnsi" w:cstheme="majorHAnsi"/>
          <w:b/>
        </w:rPr>
      </w:pPr>
    </w:p>
    <w:p w14:paraId="1308F36D" w14:textId="0E97B9F5" w:rsidR="00B115DC" w:rsidRPr="00624C73" w:rsidRDefault="00B115DC" w:rsidP="00B115DC">
      <w:pPr>
        <w:tabs>
          <w:tab w:val="left" w:leader="dot" w:pos="8820"/>
        </w:tabs>
        <w:spacing w:before="120" w:after="120"/>
        <w:rPr>
          <w:rFonts w:asciiTheme="majorHAnsi" w:hAnsiTheme="majorHAnsi" w:cstheme="majorHAnsi"/>
        </w:rPr>
      </w:pPr>
      <w:r w:rsidRPr="00624C73">
        <w:rPr>
          <w:rFonts w:asciiTheme="majorHAnsi" w:hAnsiTheme="majorHAnsi" w:cstheme="majorHAnsi"/>
        </w:rPr>
        <w:t xml:space="preserve">Name </w:t>
      </w:r>
      <w:r w:rsidR="00E92E42" w:rsidRPr="00624C73">
        <w:rPr>
          <w:rFonts w:asciiTheme="majorHAnsi" w:hAnsiTheme="majorHAnsi" w:cstheme="majorHAnsi"/>
        </w:rPr>
        <w:t xml:space="preserve">of </w:t>
      </w:r>
      <w:r w:rsidR="003944AB" w:rsidRPr="00624C73">
        <w:rPr>
          <w:rFonts w:asciiTheme="majorHAnsi" w:hAnsiTheme="majorHAnsi" w:cstheme="majorHAnsi"/>
        </w:rPr>
        <w:t>I</w:t>
      </w:r>
      <w:r w:rsidR="00E56BBB" w:rsidRPr="00624C73">
        <w:rPr>
          <w:rFonts w:asciiTheme="majorHAnsi" w:hAnsiTheme="majorHAnsi" w:cstheme="majorHAnsi"/>
        </w:rPr>
        <w:t>MS</w:t>
      </w:r>
      <w:r w:rsidRPr="00624C73">
        <w:rPr>
          <w:rFonts w:asciiTheme="majorHAnsi" w:hAnsiTheme="majorHAnsi" w:cstheme="majorHAnsi"/>
        </w:rPr>
        <w:t xml:space="preserve"> staff member: ……………….</w:t>
      </w:r>
    </w:p>
    <w:p w14:paraId="596F66B3" w14:textId="0D1E369E" w:rsidR="00B115DC" w:rsidRPr="00624C73" w:rsidRDefault="00B115DC" w:rsidP="00B115DC">
      <w:pPr>
        <w:tabs>
          <w:tab w:val="left" w:leader="dot" w:pos="8820"/>
        </w:tabs>
        <w:spacing w:before="120" w:after="120"/>
        <w:rPr>
          <w:rFonts w:asciiTheme="majorHAnsi" w:hAnsiTheme="majorHAnsi" w:cstheme="majorHAnsi"/>
        </w:rPr>
      </w:pPr>
      <w:r w:rsidRPr="00624C73">
        <w:rPr>
          <w:rFonts w:asciiTheme="majorHAnsi" w:hAnsiTheme="majorHAnsi" w:cstheme="majorHAnsi"/>
        </w:rPr>
        <w:t>Total number of producers: ……</w:t>
      </w:r>
      <w:proofErr w:type="gramStart"/>
      <w:r w:rsidRPr="00624C73">
        <w:rPr>
          <w:rFonts w:asciiTheme="majorHAnsi" w:hAnsiTheme="majorHAnsi" w:cstheme="majorHAnsi"/>
        </w:rPr>
        <w:t>…..</w:t>
      </w:r>
      <w:proofErr w:type="gramEnd"/>
    </w:p>
    <w:p w14:paraId="21C3D385" w14:textId="5F26DBCB" w:rsidR="00B115DC" w:rsidRPr="00624C73" w:rsidRDefault="00B115DC" w:rsidP="00B115DC">
      <w:pPr>
        <w:tabs>
          <w:tab w:val="left" w:pos="3060"/>
          <w:tab w:val="left" w:leader="dot" w:pos="8820"/>
        </w:tabs>
        <w:spacing w:before="120" w:after="120"/>
        <w:rPr>
          <w:rFonts w:asciiTheme="majorHAnsi" w:hAnsiTheme="majorHAnsi" w:cstheme="majorHAnsi"/>
        </w:rPr>
      </w:pPr>
      <w:r w:rsidRPr="00624C73">
        <w:rPr>
          <w:rFonts w:asciiTheme="majorHAnsi" w:hAnsiTheme="majorHAnsi" w:cstheme="majorHAnsi"/>
        </w:rPr>
        <w:t>Number of years part</w:t>
      </w:r>
      <w:r w:rsidR="00E92E42" w:rsidRPr="00624C73">
        <w:rPr>
          <w:rFonts w:asciiTheme="majorHAnsi" w:hAnsiTheme="majorHAnsi" w:cstheme="majorHAnsi"/>
        </w:rPr>
        <w:t xml:space="preserve">icipating in </w:t>
      </w:r>
      <w:r w:rsidRPr="00624C73">
        <w:rPr>
          <w:rFonts w:asciiTheme="majorHAnsi" w:hAnsiTheme="majorHAnsi" w:cstheme="majorHAnsi"/>
        </w:rPr>
        <w:t>sustaina</w:t>
      </w:r>
      <w:r w:rsidR="00E92E42" w:rsidRPr="00624C73">
        <w:rPr>
          <w:rFonts w:asciiTheme="majorHAnsi" w:hAnsiTheme="majorHAnsi" w:cstheme="majorHAnsi"/>
        </w:rPr>
        <w:t>bility</w:t>
      </w:r>
      <w:r w:rsidRPr="00624C73">
        <w:rPr>
          <w:rFonts w:asciiTheme="majorHAnsi" w:hAnsiTheme="majorHAnsi" w:cstheme="majorHAnsi"/>
        </w:rPr>
        <w:t xml:space="preserve"> program</w:t>
      </w:r>
      <w:r w:rsidR="00E92E42" w:rsidRPr="00624C73">
        <w:rPr>
          <w:rFonts w:asciiTheme="majorHAnsi" w:hAnsiTheme="majorHAnsi" w:cstheme="majorHAnsi"/>
        </w:rPr>
        <w:t>me</w:t>
      </w:r>
      <w:r w:rsidRPr="00624C73">
        <w:rPr>
          <w:rFonts w:asciiTheme="majorHAnsi" w:hAnsiTheme="majorHAnsi" w:cstheme="majorHAnsi"/>
        </w:rPr>
        <w:t>: …</w:t>
      </w:r>
      <w:proofErr w:type="gramStart"/>
      <w:r w:rsidRPr="00624C73">
        <w:rPr>
          <w:rFonts w:asciiTheme="majorHAnsi" w:hAnsiTheme="majorHAnsi" w:cstheme="majorHAnsi"/>
        </w:rPr>
        <w:t>…..</w:t>
      </w:r>
      <w:proofErr w:type="gramEnd"/>
      <w:r w:rsidRPr="00624C73">
        <w:rPr>
          <w:rFonts w:asciiTheme="majorHAnsi" w:hAnsiTheme="majorHAnsi" w:cstheme="majorHAnsi"/>
        </w:rPr>
        <w:t xml:space="preserve"> year(s)</w:t>
      </w:r>
    </w:p>
    <w:p w14:paraId="70965DC5" w14:textId="20A19213" w:rsidR="00B115DC" w:rsidRPr="00624C73" w:rsidRDefault="00B115DC" w:rsidP="00B115DC">
      <w:pPr>
        <w:tabs>
          <w:tab w:val="left" w:leader="dot" w:pos="8820"/>
        </w:tabs>
        <w:spacing w:before="120" w:after="120"/>
        <w:rPr>
          <w:rFonts w:asciiTheme="majorHAnsi" w:hAnsiTheme="majorHAnsi" w:cstheme="majorHAnsi"/>
        </w:rPr>
      </w:pPr>
      <w:r w:rsidRPr="00624C73">
        <w:rPr>
          <w:rFonts w:asciiTheme="majorHAnsi" w:hAnsiTheme="majorHAnsi" w:cstheme="majorHAnsi"/>
        </w:rPr>
        <w:t>Inspection time from:</w:t>
      </w:r>
      <w:r w:rsidR="002A0027" w:rsidRPr="00624C73">
        <w:rPr>
          <w:rFonts w:asciiTheme="majorHAnsi" w:hAnsiTheme="majorHAnsi" w:cstheme="majorHAnsi"/>
        </w:rPr>
        <w:t xml:space="preserve">    </w:t>
      </w:r>
      <w:r w:rsidRPr="00624C73">
        <w:rPr>
          <w:rFonts w:asciiTheme="majorHAnsi" w:hAnsiTheme="majorHAnsi" w:cstheme="majorHAnsi"/>
        </w:rPr>
        <w:t xml:space="preserve"> /</w:t>
      </w:r>
      <w:r w:rsidR="002A0027" w:rsidRPr="00624C73">
        <w:rPr>
          <w:rFonts w:asciiTheme="majorHAnsi" w:hAnsiTheme="majorHAnsi" w:cstheme="majorHAnsi"/>
        </w:rPr>
        <w:t xml:space="preserve">    </w:t>
      </w:r>
      <w:r w:rsidRPr="00624C73">
        <w:rPr>
          <w:rFonts w:asciiTheme="majorHAnsi" w:hAnsiTheme="majorHAnsi" w:cstheme="majorHAnsi"/>
        </w:rPr>
        <w:t xml:space="preserve"> / to</w:t>
      </w:r>
      <w:r w:rsidR="002A0027" w:rsidRPr="00624C73">
        <w:rPr>
          <w:rFonts w:asciiTheme="majorHAnsi" w:hAnsiTheme="majorHAnsi" w:cstheme="majorHAnsi"/>
        </w:rPr>
        <w:t xml:space="preserve">    </w:t>
      </w:r>
      <w:r w:rsidRPr="00624C73">
        <w:rPr>
          <w:rFonts w:asciiTheme="majorHAnsi" w:hAnsiTheme="majorHAnsi" w:cstheme="majorHAnsi"/>
        </w:rPr>
        <w:t>/</w:t>
      </w:r>
      <w:r w:rsidR="002A0027" w:rsidRPr="00624C73">
        <w:rPr>
          <w:rFonts w:asciiTheme="majorHAnsi" w:hAnsiTheme="majorHAnsi" w:cstheme="majorHAnsi"/>
        </w:rPr>
        <w:t xml:space="preserve">     </w:t>
      </w:r>
      <w:r w:rsidRPr="00624C73">
        <w:rPr>
          <w:rFonts w:asciiTheme="majorHAnsi" w:hAnsiTheme="majorHAnsi" w:cstheme="majorHAnsi"/>
        </w:rPr>
        <w:t xml:space="preserve">/ </w:t>
      </w:r>
    </w:p>
    <w:p w14:paraId="53984135" w14:textId="77777777" w:rsidR="00B115DC" w:rsidRPr="00624C73" w:rsidRDefault="00B115DC" w:rsidP="00B115DC">
      <w:pPr>
        <w:spacing w:before="120" w:after="120"/>
        <w:jc w:val="center"/>
        <w:rPr>
          <w:rFonts w:asciiTheme="majorHAnsi" w:hAnsiTheme="majorHAnsi" w:cstheme="majorHAnsi"/>
        </w:rPr>
      </w:pPr>
    </w:p>
    <w:tbl>
      <w:tblPr>
        <w:tblW w:w="5092" w:type="pct"/>
        <w:tblLook w:val="0000" w:firstRow="0" w:lastRow="0" w:firstColumn="0" w:lastColumn="0" w:noHBand="0" w:noVBand="0"/>
      </w:tblPr>
      <w:tblGrid>
        <w:gridCol w:w="568"/>
        <w:gridCol w:w="1285"/>
        <w:gridCol w:w="2430"/>
        <w:gridCol w:w="1220"/>
        <w:gridCol w:w="2197"/>
        <w:gridCol w:w="1476"/>
      </w:tblGrid>
      <w:tr w:rsidR="00B115DC" w:rsidRPr="00624C73" w14:paraId="1D3866C3" w14:textId="77777777" w:rsidTr="00624C73">
        <w:trPr>
          <w:trHeight w:val="807"/>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0A64CD" w14:textId="77777777" w:rsidR="00B115DC" w:rsidRPr="00624C73" w:rsidRDefault="00B115DC" w:rsidP="00901EE3">
            <w:pPr>
              <w:jc w:val="center"/>
              <w:rPr>
                <w:rFonts w:asciiTheme="majorHAnsi" w:hAnsiTheme="majorHAnsi" w:cstheme="majorHAnsi"/>
                <w:b/>
                <w:bCs/>
              </w:rPr>
            </w:pPr>
            <w:r w:rsidRPr="00624C73">
              <w:rPr>
                <w:rFonts w:asciiTheme="majorHAnsi" w:hAnsiTheme="majorHAnsi" w:cstheme="majorHAnsi"/>
                <w:b/>
                <w:bCs/>
              </w:rPr>
              <w:t>No.</w:t>
            </w:r>
          </w:p>
        </w:tc>
        <w:tc>
          <w:tcPr>
            <w:tcW w:w="700" w:type="pct"/>
            <w:tcBorders>
              <w:top w:val="single" w:sz="4" w:space="0" w:color="auto"/>
              <w:left w:val="nil"/>
              <w:bottom w:val="single" w:sz="4" w:space="0" w:color="auto"/>
              <w:right w:val="single" w:sz="4" w:space="0" w:color="auto"/>
            </w:tcBorders>
            <w:shd w:val="clear" w:color="auto" w:fill="auto"/>
            <w:noWrap/>
            <w:vAlign w:val="center"/>
          </w:tcPr>
          <w:p w14:paraId="10C9B816" w14:textId="394E54B2" w:rsidR="00B115DC" w:rsidRPr="00624C73" w:rsidRDefault="00B115DC" w:rsidP="00901EE3">
            <w:pPr>
              <w:jc w:val="center"/>
              <w:rPr>
                <w:rFonts w:asciiTheme="majorHAnsi" w:hAnsiTheme="majorHAnsi" w:cstheme="majorHAnsi"/>
                <w:b/>
                <w:bCs/>
              </w:rPr>
            </w:pPr>
            <w:r w:rsidRPr="00624C73">
              <w:rPr>
                <w:rFonts w:asciiTheme="majorHAnsi" w:hAnsiTheme="majorHAnsi" w:cstheme="majorHAnsi"/>
                <w:b/>
                <w:bCs/>
              </w:rPr>
              <w:t>Time</w:t>
            </w:r>
          </w:p>
        </w:tc>
        <w:tc>
          <w:tcPr>
            <w:tcW w:w="1324" w:type="pct"/>
            <w:tcBorders>
              <w:top w:val="single" w:sz="4" w:space="0" w:color="auto"/>
              <w:left w:val="nil"/>
              <w:bottom w:val="single" w:sz="4" w:space="0" w:color="auto"/>
              <w:right w:val="single" w:sz="4" w:space="0" w:color="auto"/>
            </w:tcBorders>
            <w:shd w:val="clear" w:color="auto" w:fill="auto"/>
            <w:noWrap/>
            <w:vAlign w:val="center"/>
          </w:tcPr>
          <w:p w14:paraId="25A7CC88" w14:textId="477C012B" w:rsidR="00B115DC" w:rsidRPr="00624C73" w:rsidRDefault="00B115DC" w:rsidP="00901EE3">
            <w:pPr>
              <w:jc w:val="center"/>
              <w:rPr>
                <w:rFonts w:asciiTheme="majorHAnsi" w:hAnsiTheme="majorHAnsi" w:cstheme="majorHAnsi"/>
                <w:b/>
                <w:bCs/>
              </w:rPr>
            </w:pPr>
            <w:r w:rsidRPr="00624C73">
              <w:rPr>
                <w:rFonts w:asciiTheme="majorHAnsi" w:hAnsiTheme="majorHAnsi" w:cstheme="majorHAnsi"/>
                <w:b/>
                <w:bCs/>
              </w:rPr>
              <w:t xml:space="preserve">PLACE/Area inspected </w:t>
            </w:r>
          </w:p>
        </w:tc>
        <w:tc>
          <w:tcPr>
            <w:tcW w:w="665" w:type="pct"/>
            <w:tcBorders>
              <w:top w:val="single" w:sz="4" w:space="0" w:color="auto"/>
              <w:left w:val="nil"/>
              <w:bottom w:val="single" w:sz="4" w:space="0" w:color="auto"/>
              <w:right w:val="single" w:sz="4" w:space="0" w:color="auto"/>
            </w:tcBorders>
          </w:tcPr>
          <w:p w14:paraId="315E3B26" w14:textId="77777777" w:rsidR="00B115DC" w:rsidRPr="00624C73" w:rsidRDefault="00B115DC" w:rsidP="00901EE3">
            <w:pPr>
              <w:jc w:val="center"/>
              <w:rPr>
                <w:rFonts w:asciiTheme="majorHAnsi" w:hAnsiTheme="majorHAnsi" w:cstheme="majorHAnsi"/>
                <w:b/>
                <w:bCs/>
              </w:rPr>
            </w:pPr>
          </w:p>
          <w:p w14:paraId="070FEE0F" w14:textId="556242D8" w:rsidR="00B115DC" w:rsidRPr="00624C73" w:rsidRDefault="00B115DC" w:rsidP="00901EE3">
            <w:pPr>
              <w:jc w:val="center"/>
              <w:rPr>
                <w:rFonts w:asciiTheme="majorHAnsi" w:hAnsiTheme="majorHAnsi" w:cstheme="majorHAnsi"/>
                <w:b/>
                <w:bCs/>
              </w:rPr>
            </w:pPr>
            <w:r w:rsidRPr="00624C73">
              <w:rPr>
                <w:rFonts w:asciiTheme="majorHAnsi" w:hAnsiTheme="majorHAnsi" w:cstheme="majorHAnsi"/>
                <w:b/>
                <w:bCs/>
              </w:rPr>
              <w:t># of producers</w:t>
            </w:r>
          </w:p>
        </w:tc>
        <w:tc>
          <w:tcPr>
            <w:tcW w:w="11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2C7358" w14:textId="0537010C" w:rsidR="00B115DC" w:rsidRPr="00624C73" w:rsidRDefault="00B115DC" w:rsidP="00B115DC">
            <w:pPr>
              <w:jc w:val="center"/>
              <w:rPr>
                <w:rFonts w:asciiTheme="majorHAnsi" w:hAnsiTheme="majorHAnsi" w:cstheme="majorHAnsi"/>
                <w:b/>
                <w:bCs/>
              </w:rPr>
            </w:pPr>
            <w:r w:rsidRPr="00624C73">
              <w:rPr>
                <w:rFonts w:asciiTheme="majorHAnsi" w:hAnsiTheme="majorHAnsi" w:cstheme="majorHAnsi"/>
                <w:b/>
                <w:bCs/>
              </w:rPr>
              <w:t xml:space="preserve">Inspector </w:t>
            </w:r>
          </w:p>
        </w:tc>
        <w:tc>
          <w:tcPr>
            <w:tcW w:w="805" w:type="pct"/>
            <w:tcBorders>
              <w:top w:val="single" w:sz="4" w:space="0" w:color="auto"/>
              <w:left w:val="nil"/>
              <w:bottom w:val="single" w:sz="4" w:space="0" w:color="auto"/>
              <w:right w:val="single" w:sz="4" w:space="0" w:color="auto"/>
            </w:tcBorders>
            <w:shd w:val="clear" w:color="auto" w:fill="auto"/>
            <w:noWrap/>
            <w:vAlign w:val="center"/>
          </w:tcPr>
          <w:p w14:paraId="0951ABCC" w14:textId="06E1EA51" w:rsidR="00B115DC" w:rsidRPr="00624C73" w:rsidRDefault="00B115DC" w:rsidP="00901EE3">
            <w:pPr>
              <w:jc w:val="center"/>
              <w:rPr>
                <w:rFonts w:asciiTheme="majorHAnsi" w:hAnsiTheme="majorHAnsi" w:cstheme="majorHAnsi"/>
                <w:b/>
                <w:bCs/>
              </w:rPr>
            </w:pPr>
            <w:r w:rsidRPr="00624C73">
              <w:rPr>
                <w:rFonts w:asciiTheme="majorHAnsi" w:hAnsiTheme="majorHAnsi" w:cstheme="majorHAnsi"/>
                <w:b/>
                <w:bCs/>
              </w:rPr>
              <w:t>Note</w:t>
            </w:r>
          </w:p>
        </w:tc>
      </w:tr>
      <w:tr w:rsidR="00B115DC" w:rsidRPr="00624C73" w14:paraId="78614EA1" w14:textId="77777777" w:rsidTr="00624C73">
        <w:trPr>
          <w:trHeight w:val="525"/>
        </w:trPr>
        <w:tc>
          <w:tcPr>
            <w:tcW w:w="310" w:type="pct"/>
            <w:tcBorders>
              <w:top w:val="nil"/>
              <w:left w:val="single" w:sz="4" w:space="0" w:color="auto"/>
              <w:bottom w:val="single" w:sz="4" w:space="0" w:color="auto"/>
              <w:right w:val="single" w:sz="4" w:space="0" w:color="auto"/>
            </w:tcBorders>
            <w:shd w:val="clear" w:color="auto" w:fill="auto"/>
            <w:noWrap/>
            <w:vAlign w:val="center"/>
          </w:tcPr>
          <w:p w14:paraId="17CAFC6B"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c>
          <w:tcPr>
            <w:tcW w:w="700" w:type="pct"/>
            <w:tcBorders>
              <w:top w:val="nil"/>
              <w:left w:val="nil"/>
              <w:bottom w:val="single" w:sz="4" w:space="0" w:color="auto"/>
              <w:right w:val="single" w:sz="4" w:space="0" w:color="auto"/>
            </w:tcBorders>
            <w:shd w:val="clear" w:color="auto" w:fill="auto"/>
            <w:noWrap/>
            <w:vAlign w:val="center"/>
          </w:tcPr>
          <w:p w14:paraId="6142437A"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c>
          <w:tcPr>
            <w:tcW w:w="1324" w:type="pct"/>
            <w:tcBorders>
              <w:top w:val="nil"/>
              <w:left w:val="nil"/>
              <w:bottom w:val="single" w:sz="4" w:space="0" w:color="auto"/>
              <w:right w:val="single" w:sz="4" w:space="0" w:color="auto"/>
            </w:tcBorders>
            <w:shd w:val="clear" w:color="auto" w:fill="auto"/>
            <w:noWrap/>
            <w:vAlign w:val="center"/>
          </w:tcPr>
          <w:p w14:paraId="46237869"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c>
          <w:tcPr>
            <w:tcW w:w="665" w:type="pct"/>
            <w:tcBorders>
              <w:top w:val="single" w:sz="4" w:space="0" w:color="auto"/>
              <w:left w:val="nil"/>
              <w:bottom w:val="single" w:sz="4" w:space="0" w:color="auto"/>
              <w:right w:val="single" w:sz="4" w:space="0" w:color="auto"/>
            </w:tcBorders>
          </w:tcPr>
          <w:p w14:paraId="59CF2CDC" w14:textId="77777777" w:rsidR="00B115DC" w:rsidRPr="00624C73" w:rsidRDefault="00B115DC" w:rsidP="00901EE3">
            <w:pPr>
              <w:jc w:val="center"/>
              <w:rPr>
                <w:rFonts w:asciiTheme="majorHAnsi" w:hAnsiTheme="majorHAnsi" w:cstheme="majorHAnsi"/>
              </w:rPr>
            </w:pPr>
          </w:p>
        </w:tc>
        <w:tc>
          <w:tcPr>
            <w:tcW w:w="1197" w:type="pct"/>
            <w:tcBorders>
              <w:top w:val="nil"/>
              <w:left w:val="single" w:sz="4" w:space="0" w:color="auto"/>
              <w:bottom w:val="single" w:sz="4" w:space="0" w:color="auto"/>
              <w:right w:val="single" w:sz="4" w:space="0" w:color="auto"/>
            </w:tcBorders>
            <w:shd w:val="clear" w:color="auto" w:fill="auto"/>
            <w:noWrap/>
            <w:vAlign w:val="center"/>
          </w:tcPr>
          <w:p w14:paraId="7BF8D028"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c>
          <w:tcPr>
            <w:tcW w:w="805" w:type="pct"/>
            <w:tcBorders>
              <w:top w:val="nil"/>
              <w:left w:val="nil"/>
              <w:bottom w:val="single" w:sz="4" w:space="0" w:color="auto"/>
              <w:right w:val="single" w:sz="4" w:space="0" w:color="auto"/>
            </w:tcBorders>
            <w:shd w:val="clear" w:color="auto" w:fill="auto"/>
            <w:noWrap/>
            <w:vAlign w:val="center"/>
          </w:tcPr>
          <w:p w14:paraId="13567F60"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r>
      <w:tr w:rsidR="00B115DC" w:rsidRPr="00624C73" w14:paraId="27CD03C4" w14:textId="77777777" w:rsidTr="00624C73">
        <w:trPr>
          <w:trHeight w:val="525"/>
        </w:trPr>
        <w:tc>
          <w:tcPr>
            <w:tcW w:w="310" w:type="pct"/>
            <w:tcBorders>
              <w:top w:val="nil"/>
              <w:left w:val="single" w:sz="4" w:space="0" w:color="auto"/>
              <w:bottom w:val="single" w:sz="4" w:space="0" w:color="auto"/>
              <w:right w:val="single" w:sz="4" w:space="0" w:color="auto"/>
            </w:tcBorders>
            <w:shd w:val="clear" w:color="auto" w:fill="auto"/>
            <w:noWrap/>
            <w:vAlign w:val="center"/>
          </w:tcPr>
          <w:p w14:paraId="48125EA3"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c>
          <w:tcPr>
            <w:tcW w:w="700" w:type="pct"/>
            <w:tcBorders>
              <w:top w:val="nil"/>
              <w:left w:val="nil"/>
              <w:bottom w:val="single" w:sz="4" w:space="0" w:color="auto"/>
              <w:right w:val="single" w:sz="4" w:space="0" w:color="auto"/>
            </w:tcBorders>
            <w:shd w:val="clear" w:color="auto" w:fill="auto"/>
            <w:noWrap/>
            <w:vAlign w:val="center"/>
          </w:tcPr>
          <w:p w14:paraId="03C57FA4"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c>
          <w:tcPr>
            <w:tcW w:w="1324" w:type="pct"/>
            <w:tcBorders>
              <w:top w:val="nil"/>
              <w:left w:val="nil"/>
              <w:bottom w:val="single" w:sz="4" w:space="0" w:color="auto"/>
              <w:right w:val="single" w:sz="4" w:space="0" w:color="auto"/>
            </w:tcBorders>
            <w:shd w:val="clear" w:color="auto" w:fill="auto"/>
            <w:noWrap/>
            <w:vAlign w:val="center"/>
          </w:tcPr>
          <w:p w14:paraId="4ABE63AF"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c>
          <w:tcPr>
            <w:tcW w:w="665" w:type="pct"/>
            <w:tcBorders>
              <w:top w:val="single" w:sz="4" w:space="0" w:color="auto"/>
              <w:left w:val="nil"/>
              <w:bottom w:val="single" w:sz="4" w:space="0" w:color="auto"/>
              <w:right w:val="single" w:sz="4" w:space="0" w:color="auto"/>
            </w:tcBorders>
          </w:tcPr>
          <w:p w14:paraId="050317C1" w14:textId="77777777" w:rsidR="00B115DC" w:rsidRPr="00624C73" w:rsidRDefault="00B115DC" w:rsidP="00901EE3">
            <w:pPr>
              <w:jc w:val="center"/>
              <w:rPr>
                <w:rFonts w:asciiTheme="majorHAnsi" w:hAnsiTheme="majorHAnsi" w:cstheme="majorHAnsi"/>
              </w:rPr>
            </w:pPr>
          </w:p>
        </w:tc>
        <w:tc>
          <w:tcPr>
            <w:tcW w:w="1197" w:type="pct"/>
            <w:tcBorders>
              <w:top w:val="nil"/>
              <w:left w:val="single" w:sz="4" w:space="0" w:color="auto"/>
              <w:bottom w:val="single" w:sz="4" w:space="0" w:color="auto"/>
              <w:right w:val="single" w:sz="4" w:space="0" w:color="auto"/>
            </w:tcBorders>
            <w:shd w:val="clear" w:color="auto" w:fill="auto"/>
            <w:noWrap/>
            <w:vAlign w:val="center"/>
          </w:tcPr>
          <w:p w14:paraId="62B2FF28"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c>
          <w:tcPr>
            <w:tcW w:w="805" w:type="pct"/>
            <w:tcBorders>
              <w:top w:val="nil"/>
              <w:left w:val="nil"/>
              <w:bottom w:val="single" w:sz="4" w:space="0" w:color="auto"/>
              <w:right w:val="single" w:sz="4" w:space="0" w:color="auto"/>
            </w:tcBorders>
            <w:shd w:val="clear" w:color="auto" w:fill="auto"/>
            <w:noWrap/>
            <w:vAlign w:val="center"/>
          </w:tcPr>
          <w:p w14:paraId="07F39CA4"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r>
    </w:tbl>
    <w:p w14:paraId="7FA1FB92" w14:textId="69CDE5E1" w:rsidR="00B115DC" w:rsidRPr="00624C73" w:rsidDel="00A51C7D" w:rsidRDefault="00B115DC" w:rsidP="00F26250">
      <w:pPr>
        <w:rPr>
          <w:del w:id="1551" w:author="Khananusit, Sarida GIZ TH" w:date="2020-08-26T15:28:00Z"/>
          <w:rFonts w:asciiTheme="majorHAnsi" w:eastAsiaTheme="majorEastAsia" w:hAnsiTheme="majorHAnsi" w:cstheme="majorHAnsi"/>
          <w:color w:val="365F91" w:themeColor="accent1" w:themeShade="BF"/>
        </w:rPr>
      </w:pPr>
    </w:p>
    <w:p w14:paraId="1AF8DB88" w14:textId="1A51504A" w:rsidR="009C0F59" w:rsidRPr="00624C73" w:rsidDel="00A51C7D" w:rsidRDefault="009C0F59">
      <w:pPr>
        <w:rPr>
          <w:del w:id="1552" w:author="Khananusit, Sarida GIZ TH" w:date="2020-08-26T15:28:00Z"/>
          <w:rFonts w:asciiTheme="majorHAnsi" w:eastAsiaTheme="majorEastAsia" w:hAnsiTheme="majorHAnsi" w:cstheme="majorHAnsi"/>
          <w:color w:val="365F91" w:themeColor="accent1" w:themeShade="BF"/>
        </w:rPr>
      </w:pPr>
      <w:del w:id="1553" w:author="Khananusit, Sarida GIZ TH" w:date="2020-08-26T15:28:00Z">
        <w:r w:rsidRPr="00624C73" w:rsidDel="00A51C7D">
          <w:rPr>
            <w:rFonts w:asciiTheme="majorHAnsi" w:eastAsiaTheme="majorEastAsia" w:hAnsiTheme="majorHAnsi" w:cstheme="majorHAnsi"/>
            <w:color w:val="365F91" w:themeColor="accent1" w:themeShade="BF"/>
          </w:rPr>
          <w:br w:type="page"/>
        </w:r>
      </w:del>
    </w:p>
    <w:p w14:paraId="3BC4EF55" w14:textId="3C81E9DF" w:rsidR="009C0F59" w:rsidRPr="00300CE9" w:rsidRDefault="00C03303">
      <w:pPr>
        <w:rPr>
          <w:rFonts w:asciiTheme="majorHAnsi" w:eastAsiaTheme="majorEastAsia" w:hAnsiTheme="majorHAnsi" w:cstheme="majorHAnsi"/>
          <w:color w:val="365F91" w:themeColor="accent1" w:themeShade="BF"/>
        </w:rPr>
      </w:pPr>
      <w:commentRangeStart w:id="1554"/>
      <w:commentRangeEnd w:id="1554"/>
      <w:del w:id="1555" w:author="Khananusit, Sarida GIZ TH" w:date="2020-08-26T15:28:00Z">
        <w:r w:rsidRPr="00300CE9" w:rsidDel="00A51C7D">
          <w:rPr>
            <w:rStyle w:val="CommentReference"/>
            <w:rFonts w:asciiTheme="majorHAnsi" w:hAnsiTheme="majorHAnsi" w:cstheme="majorHAnsi"/>
          </w:rPr>
          <w:commentReference w:id="1554"/>
        </w:r>
      </w:del>
    </w:p>
    <w:sectPr w:rsidR="009C0F59" w:rsidRPr="00300CE9" w:rsidSect="00300CE9">
      <w:pgSz w:w="11900" w:h="16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60" w:author="Wyn Ellis" w:date="2020-05-23T19:56:00Z" w:initials="WWE">
    <w:p w14:paraId="2CC9F99F" w14:textId="77777777" w:rsidR="00224180" w:rsidRPr="009571D0" w:rsidRDefault="00224180" w:rsidP="006A76A9">
      <w:pPr>
        <w:rPr>
          <w:rFonts w:ascii="Calibri" w:eastAsia="Times New Roman" w:hAnsi="Calibri" w:cs="Calibri"/>
          <w:color w:val="000000"/>
          <w:sz w:val="22"/>
          <w:szCs w:val="22"/>
          <w:lang w:val="en-US" w:bidi="th-TH"/>
        </w:rPr>
      </w:pPr>
      <w:r>
        <w:rPr>
          <w:rStyle w:val="CommentReference"/>
        </w:rPr>
        <w:annotationRef/>
      </w:r>
      <w:r w:rsidRPr="009571D0">
        <w:rPr>
          <w:rFonts w:ascii="Calibri" w:eastAsia="Times New Roman" w:hAnsi="Calibri" w:cs="Calibri"/>
          <w:color w:val="000000"/>
          <w:sz w:val="22"/>
          <w:szCs w:val="22"/>
          <w:lang w:val="en-US" w:bidi="th-TH"/>
        </w:rPr>
        <w:t xml:space="preserve">We would suggest </w:t>
      </w:r>
      <w:proofErr w:type="gramStart"/>
      <w:r w:rsidRPr="009571D0">
        <w:rPr>
          <w:rFonts w:ascii="Calibri" w:eastAsia="Times New Roman" w:hAnsi="Calibri" w:cs="Calibri"/>
          <w:color w:val="000000"/>
          <w:sz w:val="22"/>
          <w:szCs w:val="22"/>
          <w:lang w:val="en-US" w:bidi="th-TH"/>
        </w:rPr>
        <w:t>to add</w:t>
      </w:r>
      <w:proofErr w:type="gramEnd"/>
      <w:r w:rsidRPr="009571D0">
        <w:rPr>
          <w:rFonts w:ascii="Calibri" w:eastAsia="Times New Roman" w:hAnsi="Calibri" w:cs="Calibri"/>
          <w:color w:val="000000"/>
          <w:sz w:val="22"/>
          <w:szCs w:val="22"/>
          <w:lang w:val="en-US" w:bidi="th-TH"/>
        </w:rPr>
        <w:t xml:space="preserve"> information on availability of various digital data collection tools</w:t>
      </w:r>
      <w:r>
        <w:rPr>
          <w:rFonts w:ascii="Calibri" w:eastAsia="Times New Roman" w:hAnsi="Calibri" w:cs="Calibri"/>
          <w:color w:val="000000"/>
          <w:sz w:val="22"/>
          <w:szCs w:val="22"/>
          <w:lang w:val="en-US" w:bidi="th-TH"/>
        </w:rPr>
        <w:t>. E.g. in an Annex. (Oxfam)</w:t>
      </w:r>
    </w:p>
  </w:comment>
  <w:comment w:id="683" w:author="Trusti Widiastuti" w:date="2020-07-01T20:51:00Z" w:initials="tyw">
    <w:p w14:paraId="2157DFB3" w14:textId="07376C4A" w:rsidR="00224180" w:rsidRDefault="00224180">
      <w:pPr>
        <w:pStyle w:val="CommentText"/>
      </w:pPr>
      <w:r w:rsidRPr="00D7250E">
        <w:rPr>
          <w:rStyle w:val="CommentReference"/>
          <w:highlight w:val="green"/>
        </w:rPr>
        <w:annotationRef/>
      </w:r>
      <w:r w:rsidRPr="00D7250E">
        <w:rPr>
          <w:highlight w:val="green"/>
        </w:rPr>
        <w:t>additional</w:t>
      </w:r>
    </w:p>
  </w:comment>
  <w:comment w:id="729" w:author="Wyn Ellis" w:date="2020-05-23T19:44:00Z" w:initials="WWE">
    <w:p w14:paraId="1734608F" w14:textId="77777777" w:rsidR="00224180" w:rsidRPr="002229DD" w:rsidRDefault="00224180" w:rsidP="0018399D">
      <w:pPr>
        <w:rPr>
          <w:rFonts w:ascii="Calibri" w:eastAsia="Times New Roman" w:hAnsi="Calibri" w:cs="Calibri"/>
          <w:color w:val="000000"/>
          <w:sz w:val="22"/>
          <w:szCs w:val="22"/>
          <w:lang w:val="en-US" w:bidi="th-TH"/>
        </w:rPr>
      </w:pPr>
      <w:r>
        <w:rPr>
          <w:rStyle w:val="CommentReference"/>
        </w:rPr>
        <w:annotationRef/>
      </w:r>
      <w:r w:rsidRPr="002229DD">
        <w:rPr>
          <w:rFonts w:ascii="Calibri" w:eastAsia="Times New Roman" w:hAnsi="Calibri" w:cs="Calibri"/>
          <w:color w:val="000000"/>
          <w:sz w:val="22"/>
          <w:szCs w:val="22"/>
          <w:lang w:val="en-US" w:bidi="th-TH"/>
        </w:rPr>
        <w:t>Every P</w:t>
      </w:r>
      <w:r>
        <w:rPr>
          <w:rFonts w:ascii="Calibri" w:eastAsia="Times New Roman" w:hAnsi="Calibri" w:cs="Calibri"/>
          <w:color w:val="000000"/>
          <w:sz w:val="22"/>
          <w:szCs w:val="22"/>
          <w:lang w:val="en-US" w:bidi="th-TH"/>
        </w:rPr>
        <w:t>G</w:t>
      </w:r>
      <w:r w:rsidRPr="002229DD">
        <w:rPr>
          <w:rFonts w:ascii="Calibri" w:eastAsia="Times New Roman" w:hAnsi="Calibri" w:cs="Calibri"/>
          <w:color w:val="000000"/>
          <w:sz w:val="22"/>
          <w:szCs w:val="22"/>
          <w:lang w:val="en-US" w:bidi="th-TH"/>
        </w:rPr>
        <w:t xml:space="preserve"> needs legal status: some groups do not have this: have more flexibility?</w:t>
      </w:r>
      <w:r>
        <w:rPr>
          <w:rFonts w:ascii="Calibri" w:eastAsia="Times New Roman" w:hAnsi="Calibri" w:cs="Calibri"/>
          <w:color w:val="000000"/>
          <w:sz w:val="22"/>
          <w:szCs w:val="22"/>
          <w:lang w:val="en-US" w:bidi="th-TH"/>
        </w:rPr>
        <w:t xml:space="preserve"> (Oxfam)</w:t>
      </w:r>
    </w:p>
  </w:comment>
  <w:comment w:id="730" w:author="Wyn Ellis" w:date="2020-05-23T19:45:00Z" w:initials="WWE">
    <w:p w14:paraId="4F6903E6" w14:textId="77777777" w:rsidR="00224180" w:rsidRPr="002229DD" w:rsidRDefault="00224180" w:rsidP="0018399D">
      <w:pPr>
        <w:rPr>
          <w:rFonts w:ascii="Calibri" w:eastAsia="Times New Roman" w:hAnsi="Calibri" w:cs="Calibri"/>
          <w:color w:val="000000"/>
          <w:sz w:val="22"/>
          <w:szCs w:val="22"/>
          <w:lang w:val="en-US" w:bidi="th-TH"/>
        </w:rPr>
      </w:pPr>
      <w:r>
        <w:rPr>
          <w:rStyle w:val="CommentReference"/>
        </w:rPr>
        <w:annotationRef/>
      </w:r>
      <w:r>
        <w:t xml:space="preserve">Response: </w:t>
      </w:r>
      <w:r w:rsidRPr="002229DD">
        <w:rPr>
          <w:rFonts w:ascii="Calibri" w:eastAsia="Times New Roman" w:hAnsi="Calibri" w:cs="Calibri"/>
          <w:color w:val="000000"/>
          <w:sz w:val="22"/>
          <w:szCs w:val="22"/>
          <w:lang w:val="en-US" w:bidi="th-TH"/>
        </w:rPr>
        <w:t>PGs can be non-</w:t>
      </w:r>
      <w:r>
        <w:rPr>
          <w:rFonts w:ascii="Calibri" w:eastAsia="Times New Roman" w:hAnsi="Calibri" w:cs="Calibri"/>
          <w:color w:val="000000"/>
          <w:sz w:val="22"/>
          <w:szCs w:val="22"/>
          <w:lang w:val="en-US" w:bidi="th-TH"/>
        </w:rPr>
        <w:t xml:space="preserve">juristic </w:t>
      </w:r>
      <w:proofErr w:type="gramStart"/>
      <w:r>
        <w:rPr>
          <w:rFonts w:ascii="Calibri" w:eastAsia="Times New Roman" w:hAnsi="Calibri" w:cs="Calibri"/>
          <w:color w:val="000000"/>
          <w:sz w:val="22"/>
          <w:szCs w:val="22"/>
          <w:lang w:val="en-US" w:bidi="th-TH"/>
        </w:rPr>
        <w:t>entities</w:t>
      </w:r>
      <w:proofErr w:type="gramEnd"/>
      <w:r w:rsidRPr="002229DD">
        <w:rPr>
          <w:rFonts w:ascii="Calibri" w:eastAsia="Times New Roman" w:hAnsi="Calibri" w:cs="Calibri"/>
          <w:color w:val="000000"/>
          <w:sz w:val="22"/>
          <w:szCs w:val="22"/>
          <w:lang w:val="en-US" w:bidi="th-TH"/>
        </w:rPr>
        <w:t xml:space="preserve"> but they </w:t>
      </w:r>
      <w:r>
        <w:rPr>
          <w:rFonts w:ascii="Calibri" w:eastAsia="Times New Roman" w:hAnsi="Calibri" w:cs="Calibri"/>
          <w:color w:val="000000"/>
          <w:sz w:val="22"/>
          <w:szCs w:val="22"/>
          <w:lang w:val="en-US" w:bidi="th-TH"/>
        </w:rPr>
        <w:t xml:space="preserve">must </w:t>
      </w:r>
      <w:r w:rsidRPr="002229DD">
        <w:rPr>
          <w:rFonts w:ascii="Calibri" w:eastAsia="Times New Roman" w:hAnsi="Calibri" w:cs="Calibri"/>
          <w:color w:val="000000"/>
          <w:sz w:val="22"/>
          <w:szCs w:val="22"/>
          <w:lang w:val="en-US" w:bidi="th-TH"/>
        </w:rPr>
        <w:t xml:space="preserve">comply as </w:t>
      </w:r>
      <w:r>
        <w:rPr>
          <w:rFonts w:ascii="Calibri" w:eastAsia="Times New Roman" w:hAnsi="Calibri" w:cs="Calibri"/>
          <w:color w:val="000000"/>
          <w:sz w:val="22"/>
          <w:szCs w:val="22"/>
          <w:lang w:val="en-US" w:bidi="th-TH"/>
        </w:rPr>
        <w:t>specified</w:t>
      </w:r>
      <w:r w:rsidRPr="002229DD">
        <w:rPr>
          <w:rFonts w:ascii="Calibri" w:eastAsia="Times New Roman" w:hAnsi="Calibri" w:cs="Calibri"/>
          <w:color w:val="000000"/>
          <w:sz w:val="22"/>
          <w:szCs w:val="22"/>
          <w:lang w:val="en-US" w:bidi="th-TH"/>
        </w:rPr>
        <w:t xml:space="preserve"> in </w:t>
      </w:r>
      <w:r>
        <w:rPr>
          <w:rFonts w:ascii="Calibri" w:eastAsia="Times New Roman" w:hAnsi="Calibri" w:cs="Calibri"/>
          <w:color w:val="000000"/>
          <w:sz w:val="22"/>
          <w:szCs w:val="22"/>
          <w:lang w:val="en-US" w:bidi="th-TH"/>
        </w:rPr>
        <w:t xml:space="preserve">the </w:t>
      </w:r>
      <w:r w:rsidRPr="002229DD">
        <w:rPr>
          <w:rFonts w:ascii="Calibri" w:eastAsia="Times New Roman" w:hAnsi="Calibri" w:cs="Calibri"/>
          <w:color w:val="000000"/>
          <w:sz w:val="22"/>
          <w:szCs w:val="22"/>
          <w:lang w:val="en-US" w:bidi="th-TH"/>
        </w:rPr>
        <w:t>definition</w:t>
      </w:r>
    </w:p>
    <w:p w14:paraId="0AC76001" w14:textId="77777777" w:rsidR="00224180" w:rsidRPr="002229DD" w:rsidRDefault="00224180" w:rsidP="0018399D">
      <w:pPr>
        <w:pStyle w:val="CommentText"/>
        <w:rPr>
          <w:lang w:val="en-US"/>
        </w:rPr>
      </w:pPr>
    </w:p>
  </w:comment>
  <w:comment w:id="751" w:author="William Wyn Ellis" w:date="2019-12-05T19:52:00Z" w:initials="WWE">
    <w:p w14:paraId="6E53229D" w14:textId="26B47903" w:rsidR="00224180" w:rsidRDefault="00224180">
      <w:pPr>
        <w:pStyle w:val="CommentText"/>
      </w:pPr>
      <w:r>
        <w:rPr>
          <w:rStyle w:val="CommentReference"/>
        </w:rPr>
        <w:annotationRef/>
      </w:r>
      <w:r>
        <w:rPr>
          <w:rStyle w:val="CommentReference"/>
        </w:rPr>
        <w:t>Unclear- could this sentence be rewritten?</w:t>
      </w:r>
    </w:p>
  </w:comment>
  <w:comment w:id="752" w:author="Trusti Widiastuti" w:date="2020-06-07T16:35:00Z" w:initials="tyw">
    <w:p w14:paraId="7F459A59" w14:textId="77777777" w:rsidR="00224180" w:rsidRDefault="00224180">
      <w:pPr>
        <w:pStyle w:val="CommentText"/>
      </w:pPr>
      <w:r>
        <w:rPr>
          <w:rStyle w:val="CommentReference"/>
        </w:rPr>
        <w:annotationRef/>
      </w:r>
      <w:r>
        <w:t xml:space="preserve">Each role in the model above has different function and responsibility. It should clearly define in the function description of each role and communicate it with concerned people. People assigned into different function should have specific qualification to be able play their role effectively. </w:t>
      </w:r>
    </w:p>
    <w:p w14:paraId="61DEA627" w14:textId="3DF90A71" w:rsidR="00224180" w:rsidRDefault="00224180">
      <w:pPr>
        <w:pStyle w:val="CommentText"/>
      </w:pPr>
      <w:r>
        <w:t xml:space="preserve">Impartiality principle should be considered under the internal inspection function to get an independent result. </w:t>
      </w:r>
    </w:p>
  </w:comment>
  <w:comment w:id="868" w:author="William Wyn Ellis" w:date="2019-12-07T19:27:00Z" w:initials="WWE">
    <w:p w14:paraId="7566D97E" w14:textId="77777777" w:rsidR="00224180" w:rsidRDefault="00224180" w:rsidP="0058709C">
      <w:pPr>
        <w:pStyle w:val="CommentText"/>
      </w:pPr>
      <w:r>
        <w:rPr>
          <w:rStyle w:val="CommentReference"/>
        </w:rPr>
        <w:annotationRef/>
      </w:r>
      <w:r>
        <w:t>Is this not a mandatory ISEAL requirement?</w:t>
      </w:r>
    </w:p>
  </w:comment>
  <w:comment w:id="869" w:author="Trusti Widiastuti" w:date="2020-06-08T17:09:00Z" w:initials="tyw">
    <w:p w14:paraId="05B2B542" w14:textId="77777777" w:rsidR="00224180" w:rsidRDefault="00224180" w:rsidP="0058709C">
      <w:pPr>
        <w:pStyle w:val="CommentText"/>
      </w:pPr>
      <w:r>
        <w:rPr>
          <w:rStyle w:val="CommentReference"/>
        </w:rPr>
        <w:annotationRef/>
      </w:r>
      <w:r>
        <w:t xml:space="preserve">In ISEAL, the grievance mechanism/ or it called complain procedure in ISEAL Assurance Code, only refers to the scheme owner, ASP and CB. It </w:t>
      </w:r>
      <w:proofErr w:type="gramStart"/>
      <w:r>
        <w:t>doesn’t</w:t>
      </w:r>
      <w:proofErr w:type="gramEnd"/>
      <w:r>
        <w:t xml:space="preserve"> regulate up to the IMS level. </w:t>
      </w:r>
    </w:p>
  </w:comment>
  <w:comment w:id="874" w:author="William Wyn Ellis" w:date="2019-12-05T20:23:00Z" w:initials="WWE">
    <w:p w14:paraId="7490A5DB" w14:textId="77777777" w:rsidR="00224180" w:rsidRDefault="00224180" w:rsidP="00A20FB2">
      <w:pPr>
        <w:pStyle w:val="CommentText"/>
      </w:pPr>
      <w:r>
        <w:rPr>
          <w:rStyle w:val="CommentReference"/>
        </w:rPr>
        <w:annotationRef/>
      </w:r>
      <w:r>
        <w:t xml:space="preserve">Procedures for approval and removal are not specified. </w:t>
      </w:r>
    </w:p>
  </w:comment>
  <w:comment w:id="922" w:author="Khananusit, Sarida GIZ TH" w:date="2020-08-26T13:57:00Z" w:initials="KSGT">
    <w:p w14:paraId="444515E8" w14:textId="02CAFCE0" w:rsidR="00CF18B7" w:rsidRDefault="00CF18B7">
      <w:pPr>
        <w:pStyle w:val="CommentText"/>
      </w:pPr>
      <w:r>
        <w:rPr>
          <w:rStyle w:val="CommentReference"/>
        </w:rPr>
        <w:annotationRef/>
      </w:r>
      <w:r>
        <w:t>??</w:t>
      </w:r>
    </w:p>
  </w:comment>
  <w:comment w:id="943" w:author="Khananusit, Sarida GIZ TH" w:date="2020-08-26T14:06:00Z" w:initials="KSGT">
    <w:p w14:paraId="170D2A46" w14:textId="03E8DCEC" w:rsidR="00917EF1" w:rsidRDefault="00917EF1">
      <w:pPr>
        <w:pStyle w:val="CommentText"/>
      </w:pPr>
      <w:r>
        <w:rPr>
          <w:rStyle w:val="CommentReference"/>
        </w:rPr>
        <w:annotationRef/>
      </w:r>
      <w:r>
        <w:t>??</w:t>
      </w:r>
    </w:p>
  </w:comment>
  <w:comment w:id="1525" w:author="Trusti Widiastuti" w:date="2020-06-08T14:03:00Z" w:initials="tyw">
    <w:p w14:paraId="402A44F5" w14:textId="77777777" w:rsidR="00224180" w:rsidRDefault="00224180">
      <w:pPr>
        <w:pStyle w:val="CommentText"/>
      </w:pPr>
      <w:r>
        <w:rPr>
          <w:rStyle w:val="CommentReference"/>
        </w:rPr>
        <w:annotationRef/>
      </w:r>
      <w:r>
        <w:t xml:space="preserve">This annex </w:t>
      </w:r>
      <w:proofErr w:type="gramStart"/>
      <w:r>
        <w:t>may</w:t>
      </w:r>
      <w:proofErr w:type="gramEnd"/>
      <w:r>
        <w:t xml:space="preserve"> redundant with the table in Annex 1.</w:t>
      </w:r>
    </w:p>
    <w:p w14:paraId="5F0F1157" w14:textId="77777777" w:rsidR="00224180" w:rsidRDefault="00224180">
      <w:pPr>
        <w:pStyle w:val="CommentText"/>
      </w:pPr>
      <w:r>
        <w:t xml:space="preserve">Feel free to merge or separate it, as I understand the Annex 2 is a template, so it can leave it as it </w:t>
      </w:r>
      <w:proofErr w:type="gramStart"/>
      <w:r>
        <w:t>is</w:t>
      </w:r>
      <w:proofErr w:type="gramEnd"/>
      <w:r>
        <w:t xml:space="preserve"> but I have add more details based on table in Annex 1. </w:t>
      </w:r>
    </w:p>
    <w:p w14:paraId="40B1E7E2" w14:textId="77777777" w:rsidR="00224180" w:rsidRDefault="00224180">
      <w:pPr>
        <w:pStyle w:val="CommentText"/>
      </w:pPr>
    </w:p>
    <w:p w14:paraId="7DB1F2FF" w14:textId="3486A199" w:rsidR="00224180" w:rsidRDefault="00224180">
      <w:pPr>
        <w:pStyle w:val="CommentText"/>
      </w:pPr>
      <w:r>
        <w:t xml:space="preserve">What missing here is sales unit, but I </w:t>
      </w:r>
      <w:proofErr w:type="gramStart"/>
      <w:r>
        <w:t>don’t</w:t>
      </w:r>
      <w:proofErr w:type="gramEnd"/>
      <w:r>
        <w:t xml:space="preserve"> really familiar with the role and responsibility of the sales unit and the context in SRP system. </w:t>
      </w:r>
    </w:p>
  </w:comment>
  <w:comment w:id="1526" w:author="Khananusit, Sarida GIZ TH" w:date="2020-08-26T15:29:00Z" w:initials="KSGT">
    <w:p w14:paraId="17928A7A" w14:textId="532D7DE1" w:rsidR="00A51C7D" w:rsidRDefault="00A51C7D">
      <w:pPr>
        <w:pStyle w:val="CommentText"/>
      </w:pPr>
      <w:r>
        <w:rPr>
          <w:rStyle w:val="CommentReference"/>
        </w:rPr>
        <w:annotationRef/>
      </w:r>
      <w:r>
        <w:t xml:space="preserve">I think this annex is useful and suggest </w:t>
      </w:r>
      <w:proofErr w:type="gramStart"/>
      <w:r>
        <w:t>to keep</w:t>
      </w:r>
      <w:proofErr w:type="gramEnd"/>
      <w:r>
        <w:t>.</w:t>
      </w:r>
    </w:p>
  </w:comment>
  <w:comment w:id="1537" w:author="Trusti Widiastuti" w:date="2020-06-08T21:55:00Z" w:initials="tyw">
    <w:p w14:paraId="538650FA" w14:textId="002BDA20" w:rsidR="00224180" w:rsidRDefault="00224180">
      <w:pPr>
        <w:pStyle w:val="CommentText"/>
      </w:pPr>
      <w:r>
        <w:rPr>
          <w:rStyle w:val="CommentReference"/>
        </w:rPr>
        <w:annotationRef/>
      </w:r>
      <w:r>
        <w:t xml:space="preserve">To be completed with competence person. </w:t>
      </w:r>
    </w:p>
  </w:comment>
  <w:comment w:id="1554" w:author="William Wyn Ellis" w:date="2020-08-25T12:10:00Z" w:initials="WWE">
    <w:p w14:paraId="029ECF86" w14:textId="218BF04B" w:rsidR="00224180" w:rsidRDefault="0022418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CC9F99F" w15:done="0"/>
  <w15:commentEx w15:paraId="2157DFB3" w15:done="0"/>
  <w15:commentEx w15:paraId="1734608F" w15:done="1"/>
  <w15:commentEx w15:paraId="0AC76001" w15:paraIdParent="1734608F" w15:done="1"/>
  <w15:commentEx w15:paraId="6E53229D" w15:done="0"/>
  <w15:commentEx w15:paraId="61DEA627" w15:paraIdParent="6E53229D" w15:done="0"/>
  <w15:commentEx w15:paraId="7566D97E" w15:done="0"/>
  <w15:commentEx w15:paraId="05B2B542" w15:paraIdParent="7566D97E" w15:done="0"/>
  <w15:commentEx w15:paraId="7490A5DB" w15:done="1"/>
  <w15:commentEx w15:paraId="444515E8" w15:done="0"/>
  <w15:commentEx w15:paraId="170D2A46" w15:done="0"/>
  <w15:commentEx w15:paraId="7DB1F2FF" w15:done="0"/>
  <w15:commentEx w15:paraId="17928A7A" w15:paraIdParent="7DB1F2FF" w15:done="0"/>
  <w15:commentEx w15:paraId="538650FA" w15:done="0"/>
  <w15:commentEx w15:paraId="029ECF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CC9F99F" w16cid:durableId="2298B8CE"/>
  <w16cid:commentId w16cid:paraId="2157DFB3" w16cid:durableId="22A77CE7"/>
  <w16cid:commentId w16cid:paraId="1734608F" w16cid:durableId="2298B810"/>
  <w16cid:commentId w16cid:paraId="0AC76001" w16cid:durableId="2298B80F"/>
  <w16cid:commentId w16cid:paraId="6E53229D" w16cid:durableId="2193DE84"/>
  <w16cid:commentId w16cid:paraId="61DEA627" w16cid:durableId="228795BB"/>
  <w16cid:commentId w16cid:paraId="7566D97E" w16cid:durableId="229B7347"/>
  <w16cid:commentId w16cid:paraId="05B2B542" w16cid:durableId="229B7346"/>
  <w16cid:commentId w16cid:paraId="7490A5DB" w16cid:durableId="229B2B9B"/>
  <w16cid:commentId w16cid:paraId="444515E8" w16cid:durableId="22F0E8C3"/>
  <w16cid:commentId w16cid:paraId="170D2A46" w16cid:durableId="22F0EAE1"/>
  <w16cid:commentId w16cid:paraId="7DB1F2FF" w16cid:durableId="2288C3A3"/>
  <w16cid:commentId w16cid:paraId="17928A7A" w16cid:durableId="22F0FE6A"/>
  <w16cid:commentId w16cid:paraId="538650FA" w16cid:durableId="22893255"/>
  <w16cid:commentId w16cid:paraId="029ECF86" w16cid:durableId="22EF7E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94A1ED" w14:textId="77777777" w:rsidR="00D3495B" w:rsidRDefault="00D3495B" w:rsidP="007D452A">
      <w:r>
        <w:separator/>
      </w:r>
    </w:p>
  </w:endnote>
  <w:endnote w:type="continuationSeparator" w:id="0">
    <w:p w14:paraId="0122AF39" w14:textId="77777777" w:rsidR="00D3495B" w:rsidRDefault="00D3495B" w:rsidP="007D45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Lucida Grande">
    <w:altName w:val="Segoe UI"/>
    <w:charset w:val="00"/>
    <w:family w:val="swiss"/>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yriad Pr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D3E0A" w14:textId="77777777" w:rsidR="00224180" w:rsidRDefault="00224180" w:rsidP="00901EE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7F848F" w14:textId="77777777" w:rsidR="00224180" w:rsidRDefault="00224180" w:rsidP="006E09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1C22D" w14:textId="77777777" w:rsidR="00224180" w:rsidRDefault="00224180" w:rsidP="00901EE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24</w:t>
    </w:r>
    <w:r>
      <w:rPr>
        <w:rStyle w:val="PageNumber"/>
      </w:rPr>
      <w:fldChar w:fldCharType="end"/>
    </w:r>
  </w:p>
  <w:p w14:paraId="0720E47A" w14:textId="4FFBC75C" w:rsidR="00224180" w:rsidRPr="0038566C" w:rsidRDefault="00224180" w:rsidP="0038566C">
    <w:pPr>
      <w:pStyle w:val="Footer"/>
      <w:ind w:right="360"/>
      <w:rPr>
        <w:i/>
        <w:sz w:val="18"/>
        <w:szCs w:val="18"/>
        <w:lang w:val="en-US"/>
      </w:rPr>
    </w:pPr>
    <w:r>
      <w:rPr>
        <w:i/>
        <w:sz w:val="18"/>
        <w:szCs w:val="18"/>
        <w:lang w:val="en-US"/>
      </w:rPr>
      <w:t xml:space="preserve">      </w:t>
    </w:r>
    <w:r>
      <w:rPr>
        <w:i/>
        <w:sz w:val="18"/>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DE0E8D" w14:textId="77777777" w:rsidR="00D3495B" w:rsidRDefault="00D3495B" w:rsidP="007D452A">
      <w:r>
        <w:separator/>
      </w:r>
    </w:p>
  </w:footnote>
  <w:footnote w:type="continuationSeparator" w:id="0">
    <w:p w14:paraId="4D66C3D6" w14:textId="77777777" w:rsidR="00D3495B" w:rsidRDefault="00D3495B" w:rsidP="007D452A">
      <w:r>
        <w:continuationSeparator/>
      </w:r>
    </w:p>
  </w:footnote>
  <w:footnote w:id="1">
    <w:p w14:paraId="5AA10D1D" w14:textId="77777777" w:rsidR="00224180" w:rsidRPr="00A47091" w:rsidRDefault="00224180" w:rsidP="00812FE9">
      <w:pPr>
        <w:pStyle w:val="FootnoteText"/>
        <w:rPr>
          <w:rFonts w:asciiTheme="majorHAnsi" w:hAnsiTheme="majorHAnsi" w:cstheme="majorHAnsi"/>
          <w:sz w:val="16"/>
          <w:szCs w:val="16"/>
          <w:lang w:val="en-US"/>
        </w:rPr>
      </w:pPr>
      <w:r w:rsidRPr="008E699D">
        <w:rPr>
          <w:rStyle w:val="FootnoteReference"/>
          <w:rFonts w:ascii="Corbel" w:hAnsi="Corbel"/>
          <w:sz w:val="16"/>
          <w:szCs w:val="16"/>
        </w:rPr>
        <w:footnoteRef/>
      </w:r>
      <w:r w:rsidRPr="008E699D">
        <w:rPr>
          <w:rFonts w:ascii="Corbel" w:hAnsi="Corbel"/>
          <w:sz w:val="16"/>
          <w:szCs w:val="16"/>
          <w:lang w:val="en-US"/>
        </w:rPr>
        <w:t xml:space="preserve"> </w:t>
      </w:r>
      <w:r w:rsidRPr="00A47091">
        <w:rPr>
          <w:rFonts w:asciiTheme="majorHAnsi" w:hAnsiTheme="majorHAnsi" w:cstheme="majorHAnsi"/>
          <w:sz w:val="16"/>
          <w:szCs w:val="16"/>
          <w:lang w:val="en-US"/>
        </w:rPr>
        <w:t>Implementers applying Assurance Level 1 will not receive a SRP Verification statement</w:t>
      </w:r>
    </w:p>
  </w:footnote>
  <w:footnote w:id="2">
    <w:p w14:paraId="188B4C88" w14:textId="77777777" w:rsidR="00224180" w:rsidRPr="00A47091" w:rsidRDefault="00224180" w:rsidP="00812FE9">
      <w:pPr>
        <w:pStyle w:val="FootnoteText"/>
        <w:rPr>
          <w:lang w:val="en-US"/>
        </w:rPr>
      </w:pPr>
      <w:r>
        <w:rPr>
          <w:rStyle w:val="FootnoteReference"/>
        </w:rPr>
        <w:footnoteRef/>
      </w:r>
      <w:r>
        <w:t xml:space="preserve"> </w:t>
      </w:r>
      <w:hyperlink r:id="rId1" w:history="1">
        <w:r w:rsidRPr="00A47091">
          <w:rPr>
            <w:rStyle w:val="Hyperlink"/>
            <w:rFonts w:asciiTheme="majorHAnsi" w:hAnsiTheme="majorHAnsi" w:cstheme="majorHAnsi"/>
            <w:sz w:val="16"/>
            <w:szCs w:val="16"/>
          </w:rPr>
          <w:t>https://www.isealalliance.org/get-involved/resources/iseal-sustainability-claims-good-practice-guide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182F7" w14:textId="2C09C05D" w:rsidR="00224180" w:rsidRDefault="00224180" w:rsidP="006838B5">
    <w:pPr>
      <w:pStyle w:val="Header"/>
      <w:jc w:val="right"/>
    </w:pPr>
    <w:r>
      <w:rPr>
        <w:noProof/>
      </w:rPr>
      <w:drawing>
        <wp:inline distT="0" distB="0" distL="0" distR="0" wp14:anchorId="6DB90DE2" wp14:editId="29EC27B5">
          <wp:extent cx="426720" cy="646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6720" cy="646430"/>
                  </a:xfrm>
                  <a:prstGeom prst="rect">
                    <a:avLst/>
                  </a:prstGeom>
                  <a:noFill/>
                </pic:spPr>
              </pic:pic>
            </a:graphicData>
          </a:graphic>
        </wp:inline>
      </w:drawing>
    </w:r>
  </w:p>
  <w:p w14:paraId="2A29465E" w14:textId="77777777" w:rsidR="00224180" w:rsidRDefault="002241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9EDD0" w14:textId="6ECAFEB0" w:rsidR="00224180" w:rsidRDefault="00224180" w:rsidP="002A0027">
    <w:pPr>
      <w:pStyle w:val="Header"/>
      <w:jc w:val="right"/>
    </w:pPr>
    <w:r>
      <w:rPr>
        <w:noProof/>
      </w:rPr>
      <w:drawing>
        <wp:inline distT="0" distB="0" distL="0" distR="0" wp14:anchorId="1F1C395E" wp14:editId="1AE0E691">
          <wp:extent cx="426260" cy="64729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975" cy="65142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D"/>
    <w:multiLevelType w:val="singleLevel"/>
    <w:tmpl w:val="0000000D"/>
    <w:name w:val="WW8Num13"/>
    <w:lvl w:ilvl="0">
      <w:start w:val="1"/>
      <w:numFmt w:val="bullet"/>
      <w:lvlText w:val=""/>
      <w:lvlJc w:val="left"/>
      <w:pPr>
        <w:tabs>
          <w:tab w:val="num" w:pos="0"/>
        </w:tabs>
        <w:ind w:left="720" w:hanging="360"/>
      </w:pPr>
      <w:rPr>
        <w:rFonts w:ascii="Symbol" w:hAnsi="Symbol"/>
        <w:color w:val="auto"/>
      </w:rPr>
    </w:lvl>
  </w:abstractNum>
  <w:abstractNum w:abstractNumId="1" w15:restartNumberingAfterBreak="0">
    <w:nsid w:val="00000012"/>
    <w:multiLevelType w:val="singleLevel"/>
    <w:tmpl w:val="00000012"/>
    <w:name w:val="WW8Num19"/>
    <w:lvl w:ilvl="0">
      <w:start w:val="1"/>
      <w:numFmt w:val="bullet"/>
      <w:lvlText w:val=""/>
      <w:lvlJc w:val="left"/>
      <w:pPr>
        <w:tabs>
          <w:tab w:val="num" w:pos="0"/>
        </w:tabs>
        <w:ind w:left="720" w:hanging="360"/>
      </w:pPr>
      <w:rPr>
        <w:rFonts w:ascii="Symbol" w:hAnsi="Symbol"/>
        <w:color w:val="auto"/>
      </w:rPr>
    </w:lvl>
  </w:abstractNum>
  <w:abstractNum w:abstractNumId="2" w15:restartNumberingAfterBreak="0">
    <w:nsid w:val="00000017"/>
    <w:multiLevelType w:val="singleLevel"/>
    <w:tmpl w:val="00000017"/>
    <w:name w:val="WW8Num27"/>
    <w:lvl w:ilvl="0">
      <w:start w:val="1"/>
      <w:numFmt w:val="bullet"/>
      <w:lvlText w:val=""/>
      <w:lvlJc w:val="left"/>
      <w:pPr>
        <w:tabs>
          <w:tab w:val="num" w:pos="0"/>
        </w:tabs>
        <w:ind w:left="720" w:hanging="360"/>
      </w:pPr>
      <w:rPr>
        <w:rFonts w:ascii="Symbol" w:hAnsi="Symbol"/>
        <w:color w:val="auto"/>
      </w:rPr>
    </w:lvl>
  </w:abstractNum>
  <w:abstractNum w:abstractNumId="3" w15:restartNumberingAfterBreak="0">
    <w:nsid w:val="03C00E67"/>
    <w:multiLevelType w:val="multilevel"/>
    <w:tmpl w:val="07827608"/>
    <w:lvl w:ilvl="0">
      <w:start w:val="1"/>
      <w:numFmt w:val="decimal"/>
      <w:lvlText w:val="%1"/>
      <w:lvlJc w:val="left"/>
      <w:pPr>
        <w:ind w:left="360" w:hanging="3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5471324"/>
    <w:multiLevelType w:val="hybridMultilevel"/>
    <w:tmpl w:val="15B644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57F10D0"/>
    <w:multiLevelType w:val="hybridMultilevel"/>
    <w:tmpl w:val="416AF812"/>
    <w:lvl w:ilvl="0" w:tplc="876839C6">
      <w:start w:val="1"/>
      <w:numFmt w:val="lowerLetter"/>
      <w:lvlText w:val="%1)"/>
      <w:lvlJc w:val="left"/>
      <w:pPr>
        <w:ind w:left="720" w:hanging="360"/>
      </w:pPr>
      <w:rPr>
        <w:rFonts w:ascii="Corbel" w:eastAsiaTheme="minorEastAsia" w:hAnsi="Corbel"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7E47F9"/>
    <w:multiLevelType w:val="multilevel"/>
    <w:tmpl w:val="9B4407EA"/>
    <w:lvl w:ilvl="0">
      <w:start w:val="3"/>
      <w:numFmt w:val="decimal"/>
      <w:lvlText w:val="%1"/>
      <w:lvlJc w:val="left"/>
      <w:pPr>
        <w:ind w:left="540" w:hanging="540"/>
      </w:pPr>
      <w:rPr>
        <w:rFonts w:hint="default"/>
      </w:rPr>
    </w:lvl>
    <w:lvl w:ilvl="1">
      <w:start w:val="1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0681301C"/>
    <w:multiLevelType w:val="hybridMultilevel"/>
    <w:tmpl w:val="6D4C7786"/>
    <w:lvl w:ilvl="0" w:tplc="E80E157A">
      <w:start w:val="1"/>
      <w:numFmt w:val="bullet"/>
      <w:lvlText w:val="-"/>
      <w:lvlJc w:val="left"/>
      <w:pPr>
        <w:ind w:left="720" w:hanging="360"/>
      </w:pPr>
      <w:rPr>
        <w:rFonts w:ascii="Corbel" w:eastAsiaTheme="minorEastAsia" w:hAnsi="Corbe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5E1480"/>
    <w:multiLevelType w:val="hybridMultilevel"/>
    <w:tmpl w:val="3D78B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CD7448"/>
    <w:multiLevelType w:val="multilevel"/>
    <w:tmpl w:val="6D98FA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0E0C0496"/>
    <w:multiLevelType w:val="multilevel"/>
    <w:tmpl w:val="E730DB30"/>
    <w:lvl w:ilvl="0">
      <w:start w:val="1"/>
      <w:numFmt w:val="decimal"/>
      <w:pStyle w:val="Heading1"/>
      <w:lvlText w:val="%1."/>
      <w:lvlJc w:val="left"/>
      <w:pPr>
        <w:ind w:left="1080" w:hanging="360"/>
      </w:pPr>
    </w:lvl>
    <w:lvl w:ilvl="1">
      <w:start w:val="1"/>
      <w:numFmt w:val="decimal"/>
      <w:pStyle w:val="Heading2"/>
      <w:lvlText w:val="%1.%2."/>
      <w:lvlJc w:val="left"/>
      <w:pPr>
        <w:ind w:left="151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0EDC30E0"/>
    <w:multiLevelType w:val="multilevel"/>
    <w:tmpl w:val="05BEC22A"/>
    <w:lvl w:ilvl="0">
      <w:start w:val="1"/>
      <w:numFmt w:val="decimal"/>
      <w:lvlText w:val="%1"/>
      <w:lvlJc w:val="left"/>
      <w:pPr>
        <w:ind w:left="360" w:hanging="360"/>
      </w:pPr>
      <w:rPr>
        <w:rFonts w:hint="default"/>
      </w:rPr>
    </w:lvl>
    <w:lvl w:ilvl="1">
      <w:start w:val="1"/>
      <w:numFmt w:val="decimal"/>
      <w:lvlText w:val="2.%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FAC6A06"/>
    <w:multiLevelType w:val="hybridMultilevel"/>
    <w:tmpl w:val="3C5CFFA4"/>
    <w:lvl w:ilvl="0" w:tplc="2CA89B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21320E"/>
    <w:multiLevelType w:val="multilevel"/>
    <w:tmpl w:val="0A8CF8CE"/>
    <w:lvl w:ilvl="0">
      <w:start w:val="3"/>
      <w:numFmt w:val="decimal"/>
      <w:lvlText w:val="%1"/>
      <w:lvlJc w:val="left"/>
      <w:pPr>
        <w:ind w:left="420" w:hanging="42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16321EBA"/>
    <w:multiLevelType w:val="hybridMultilevel"/>
    <w:tmpl w:val="E44AA4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517B2E"/>
    <w:multiLevelType w:val="hybridMultilevel"/>
    <w:tmpl w:val="E13C67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3A415F"/>
    <w:multiLevelType w:val="hybridMultilevel"/>
    <w:tmpl w:val="0EC053C2"/>
    <w:lvl w:ilvl="0" w:tplc="DB54D10E">
      <w:start w:val="3"/>
      <w:numFmt w:val="low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21F3244B"/>
    <w:multiLevelType w:val="hybridMultilevel"/>
    <w:tmpl w:val="3560F6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234610A"/>
    <w:multiLevelType w:val="hybridMultilevel"/>
    <w:tmpl w:val="D61C9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120562"/>
    <w:multiLevelType w:val="hybridMultilevel"/>
    <w:tmpl w:val="3B5C89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A110EEA"/>
    <w:multiLevelType w:val="hybridMultilevel"/>
    <w:tmpl w:val="B1D24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0759A0"/>
    <w:multiLevelType w:val="hybridMultilevel"/>
    <w:tmpl w:val="4F5CE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2E69EF"/>
    <w:multiLevelType w:val="hybridMultilevel"/>
    <w:tmpl w:val="A1C206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E48369A"/>
    <w:multiLevelType w:val="hybridMultilevel"/>
    <w:tmpl w:val="016A8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1816435"/>
    <w:multiLevelType w:val="multilevel"/>
    <w:tmpl w:val="EAAEBB76"/>
    <w:lvl w:ilvl="0">
      <w:start w:val="2"/>
      <w:numFmt w:val="decimal"/>
      <w:lvlText w:val="%1"/>
      <w:lvlJc w:val="left"/>
      <w:pPr>
        <w:ind w:left="405" w:hanging="405"/>
      </w:pPr>
      <w:rPr>
        <w:rFonts w:hint="default"/>
        <w:color w:val="FF0000"/>
      </w:rPr>
    </w:lvl>
    <w:lvl w:ilvl="1">
      <w:start w:val="1"/>
      <w:numFmt w:val="decimal"/>
      <w:lvlText w:val="%1.%2"/>
      <w:lvlJc w:val="left"/>
      <w:pPr>
        <w:ind w:left="1080" w:hanging="720"/>
      </w:pPr>
      <w:rPr>
        <w:rFonts w:hint="default"/>
        <w:strike w:val="0"/>
        <w:color w:val="FF0000"/>
      </w:rPr>
    </w:lvl>
    <w:lvl w:ilvl="2">
      <w:start w:val="1"/>
      <w:numFmt w:val="decimal"/>
      <w:lvlText w:val="%1.%2.%3"/>
      <w:lvlJc w:val="left"/>
      <w:pPr>
        <w:ind w:left="1800" w:hanging="1080"/>
      </w:pPr>
      <w:rPr>
        <w:rFonts w:hint="default"/>
        <w:color w:val="FF0000"/>
      </w:rPr>
    </w:lvl>
    <w:lvl w:ilvl="3">
      <w:start w:val="1"/>
      <w:numFmt w:val="decimal"/>
      <w:lvlText w:val="%1.%2.%3.%4"/>
      <w:lvlJc w:val="left"/>
      <w:pPr>
        <w:ind w:left="2520" w:hanging="1440"/>
      </w:pPr>
      <w:rPr>
        <w:rFonts w:hint="default"/>
        <w:color w:val="FF0000"/>
      </w:rPr>
    </w:lvl>
    <w:lvl w:ilvl="4">
      <w:start w:val="1"/>
      <w:numFmt w:val="decimal"/>
      <w:lvlText w:val="%1.%2.%3.%4.%5"/>
      <w:lvlJc w:val="left"/>
      <w:pPr>
        <w:ind w:left="2880" w:hanging="1440"/>
      </w:pPr>
      <w:rPr>
        <w:rFonts w:hint="default"/>
        <w:color w:val="FF0000"/>
      </w:rPr>
    </w:lvl>
    <w:lvl w:ilvl="5">
      <w:start w:val="1"/>
      <w:numFmt w:val="decimal"/>
      <w:lvlText w:val="%1.%2.%3.%4.%5.%6"/>
      <w:lvlJc w:val="left"/>
      <w:pPr>
        <w:ind w:left="3600" w:hanging="1800"/>
      </w:pPr>
      <w:rPr>
        <w:rFonts w:hint="default"/>
        <w:color w:val="FF0000"/>
      </w:rPr>
    </w:lvl>
    <w:lvl w:ilvl="6">
      <w:start w:val="1"/>
      <w:numFmt w:val="decimal"/>
      <w:lvlText w:val="%1.%2.%3.%4.%5.%6.%7"/>
      <w:lvlJc w:val="left"/>
      <w:pPr>
        <w:ind w:left="4320" w:hanging="2160"/>
      </w:pPr>
      <w:rPr>
        <w:rFonts w:hint="default"/>
        <w:color w:val="FF0000"/>
      </w:rPr>
    </w:lvl>
    <w:lvl w:ilvl="7">
      <w:start w:val="1"/>
      <w:numFmt w:val="decimal"/>
      <w:lvlText w:val="%1.%2.%3.%4.%5.%6.%7.%8"/>
      <w:lvlJc w:val="left"/>
      <w:pPr>
        <w:ind w:left="5040" w:hanging="2520"/>
      </w:pPr>
      <w:rPr>
        <w:rFonts w:hint="default"/>
        <w:color w:val="FF0000"/>
      </w:rPr>
    </w:lvl>
    <w:lvl w:ilvl="8">
      <w:start w:val="1"/>
      <w:numFmt w:val="decimal"/>
      <w:lvlText w:val="%1.%2.%3.%4.%5.%6.%7.%8.%9"/>
      <w:lvlJc w:val="left"/>
      <w:pPr>
        <w:ind w:left="5760" w:hanging="2880"/>
      </w:pPr>
      <w:rPr>
        <w:rFonts w:hint="default"/>
        <w:color w:val="FF0000"/>
      </w:rPr>
    </w:lvl>
  </w:abstractNum>
  <w:abstractNum w:abstractNumId="25" w15:restartNumberingAfterBreak="0">
    <w:nsid w:val="346D7DED"/>
    <w:multiLevelType w:val="hybridMultilevel"/>
    <w:tmpl w:val="870A1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FD02BA"/>
    <w:multiLevelType w:val="hybridMultilevel"/>
    <w:tmpl w:val="9B269C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5786E4E"/>
    <w:multiLevelType w:val="hybridMultilevel"/>
    <w:tmpl w:val="E34C9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DF4A1B"/>
    <w:multiLevelType w:val="multilevel"/>
    <w:tmpl w:val="D2E2D45A"/>
    <w:lvl w:ilvl="0">
      <w:start w:val="1"/>
      <w:numFmt w:val="decimal"/>
      <w:lvlText w:val="%1."/>
      <w:lvlJc w:val="left"/>
      <w:pPr>
        <w:ind w:left="360" w:hanging="360"/>
      </w:pPr>
    </w:lvl>
    <w:lvl w:ilvl="1">
      <w:start w:val="1"/>
      <w:numFmt w:val="decimal"/>
      <w:lvlText w:val="%1.%2."/>
      <w:lvlJc w:val="left"/>
      <w:pPr>
        <w:ind w:left="792" w:hanging="432"/>
      </w:pPr>
      <w:rPr>
        <w:strike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7575013"/>
    <w:multiLevelType w:val="hybridMultilevel"/>
    <w:tmpl w:val="6A1C45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382350C8"/>
    <w:multiLevelType w:val="hybridMultilevel"/>
    <w:tmpl w:val="55925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927EB9"/>
    <w:multiLevelType w:val="hybridMultilevel"/>
    <w:tmpl w:val="4920A89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3E0B6296"/>
    <w:multiLevelType w:val="hybridMultilevel"/>
    <w:tmpl w:val="9E4C6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F4208E"/>
    <w:multiLevelType w:val="multilevel"/>
    <w:tmpl w:val="EAAEBB76"/>
    <w:lvl w:ilvl="0">
      <w:start w:val="2"/>
      <w:numFmt w:val="decimal"/>
      <w:lvlText w:val="%1"/>
      <w:lvlJc w:val="left"/>
      <w:pPr>
        <w:ind w:left="405" w:hanging="405"/>
      </w:pPr>
      <w:rPr>
        <w:rFonts w:hint="default"/>
        <w:color w:val="FF0000"/>
      </w:rPr>
    </w:lvl>
    <w:lvl w:ilvl="1">
      <w:start w:val="1"/>
      <w:numFmt w:val="decimal"/>
      <w:lvlText w:val="%1.%2"/>
      <w:lvlJc w:val="left"/>
      <w:pPr>
        <w:ind w:left="1080" w:hanging="720"/>
      </w:pPr>
      <w:rPr>
        <w:rFonts w:hint="default"/>
        <w:strike w:val="0"/>
        <w:color w:val="FF0000"/>
      </w:rPr>
    </w:lvl>
    <w:lvl w:ilvl="2">
      <w:start w:val="1"/>
      <w:numFmt w:val="decimal"/>
      <w:lvlText w:val="%1.%2.%3"/>
      <w:lvlJc w:val="left"/>
      <w:pPr>
        <w:ind w:left="1800" w:hanging="1080"/>
      </w:pPr>
      <w:rPr>
        <w:rFonts w:hint="default"/>
        <w:color w:val="FF0000"/>
      </w:rPr>
    </w:lvl>
    <w:lvl w:ilvl="3">
      <w:start w:val="1"/>
      <w:numFmt w:val="decimal"/>
      <w:lvlText w:val="%1.%2.%3.%4"/>
      <w:lvlJc w:val="left"/>
      <w:pPr>
        <w:ind w:left="2520" w:hanging="1440"/>
      </w:pPr>
      <w:rPr>
        <w:rFonts w:hint="default"/>
        <w:color w:val="FF0000"/>
      </w:rPr>
    </w:lvl>
    <w:lvl w:ilvl="4">
      <w:start w:val="1"/>
      <w:numFmt w:val="decimal"/>
      <w:lvlText w:val="%1.%2.%3.%4.%5"/>
      <w:lvlJc w:val="left"/>
      <w:pPr>
        <w:ind w:left="2880" w:hanging="1440"/>
      </w:pPr>
      <w:rPr>
        <w:rFonts w:hint="default"/>
        <w:color w:val="FF0000"/>
      </w:rPr>
    </w:lvl>
    <w:lvl w:ilvl="5">
      <w:start w:val="1"/>
      <w:numFmt w:val="decimal"/>
      <w:lvlText w:val="%1.%2.%3.%4.%5.%6"/>
      <w:lvlJc w:val="left"/>
      <w:pPr>
        <w:ind w:left="3600" w:hanging="1800"/>
      </w:pPr>
      <w:rPr>
        <w:rFonts w:hint="default"/>
        <w:color w:val="FF0000"/>
      </w:rPr>
    </w:lvl>
    <w:lvl w:ilvl="6">
      <w:start w:val="1"/>
      <w:numFmt w:val="decimal"/>
      <w:lvlText w:val="%1.%2.%3.%4.%5.%6.%7"/>
      <w:lvlJc w:val="left"/>
      <w:pPr>
        <w:ind w:left="4320" w:hanging="2160"/>
      </w:pPr>
      <w:rPr>
        <w:rFonts w:hint="default"/>
        <w:color w:val="FF0000"/>
      </w:rPr>
    </w:lvl>
    <w:lvl w:ilvl="7">
      <w:start w:val="1"/>
      <w:numFmt w:val="decimal"/>
      <w:lvlText w:val="%1.%2.%3.%4.%5.%6.%7.%8"/>
      <w:lvlJc w:val="left"/>
      <w:pPr>
        <w:ind w:left="5040" w:hanging="2520"/>
      </w:pPr>
      <w:rPr>
        <w:rFonts w:hint="default"/>
        <w:color w:val="FF0000"/>
      </w:rPr>
    </w:lvl>
    <w:lvl w:ilvl="8">
      <w:start w:val="1"/>
      <w:numFmt w:val="decimal"/>
      <w:lvlText w:val="%1.%2.%3.%4.%5.%6.%7.%8.%9"/>
      <w:lvlJc w:val="left"/>
      <w:pPr>
        <w:ind w:left="5760" w:hanging="2880"/>
      </w:pPr>
      <w:rPr>
        <w:rFonts w:hint="default"/>
        <w:color w:val="FF0000"/>
      </w:rPr>
    </w:lvl>
  </w:abstractNum>
  <w:abstractNum w:abstractNumId="34" w15:restartNumberingAfterBreak="0">
    <w:nsid w:val="41076E1F"/>
    <w:multiLevelType w:val="multilevel"/>
    <w:tmpl w:val="3EE0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3E324F6"/>
    <w:multiLevelType w:val="hybridMultilevel"/>
    <w:tmpl w:val="3524FA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BA719FD"/>
    <w:multiLevelType w:val="hybridMultilevel"/>
    <w:tmpl w:val="4F8280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A82D62"/>
    <w:multiLevelType w:val="hybridMultilevel"/>
    <w:tmpl w:val="4C98F2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5226CF"/>
    <w:multiLevelType w:val="hybridMultilevel"/>
    <w:tmpl w:val="38767F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D18452A"/>
    <w:multiLevelType w:val="hybridMultilevel"/>
    <w:tmpl w:val="B3D6B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DFA3082"/>
    <w:multiLevelType w:val="multilevel"/>
    <w:tmpl w:val="D2E2D45A"/>
    <w:lvl w:ilvl="0">
      <w:start w:val="1"/>
      <w:numFmt w:val="decimal"/>
      <w:lvlText w:val="%1."/>
      <w:lvlJc w:val="left"/>
      <w:pPr>
        <w:ind w:left="360" w:hanging="360"/>
      </w:pPr>
    </w:lvl>
    <w:lvl w:ilvl="1">
      <w:start w:val="1"/>
      <w:numFmt w:val="decimal"/>
      <w:lvlText w:val="%1.%2."/>
      <w:lvlJc w:val="left"/>
      <w:pPr>
        <w:ind w:left="792" w:hanging="432"/>
      </w:pPr>
      <w:rPr>
        <w:strike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04956B0"/>
    <w:multiLevelType w:val="multilevel"/>
    <w:tmpl w:val="3EE0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0E11476"/>
    <w:multiLevelType w:val="hybridMultilevel"/>
    <w:tmpl w:val="ED4288AE"/>
    <w:lvl w:ilvl="0" w:tplc="DB8ABAC4">
      <w:start w:val="1"/>
      <w:numFmt w:val="lowerLetter"/>
      <w:lvlText w:val="%1)"/>
      <w:lvlJc w:val="left"/>
      <w:pPr>
        <w:ind w:left="360" w:hanging="360"/>
      </w:pPr>
      <w:rPr>
        <w:b w:val="0"/>
        <w:bCs/>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3" w15:restartNumberingAfterBreak="0">
    <w:nsid w:val="557B1A36"/>
    <w:multiLevelType w:val="multilevel"/>
    <w:tmpl w:val="8FB0CEB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4" w15:restartNumberingAfterBreak="0">
    <w:nsid w:val="566368B9"/>
    <w:multiLevelType w:val="multilevel"/>
    <w:tmpl w:val="3EE0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E87BF3"/>
    <w:multiLevelType w:val="multilevel"/>
    <w:tmpl w:val="3EE0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C83637A"/>
    <w:multiLevelType w:val="multilevel"/>
    <w:tmpl w:val="F7DC5EE6"/>
    <w:lvl w:ilvl="0">
      <w:start w:val="3"/>
      <w:numFmt w:val="decimal"/>
      <w:lvlText w:val="%1"/>
      <w:lvlJc w:val="left"/>
      <w:pPr>
        <w:ind w:left="540" w:hanging="540"/>
      </w:pPr>
      <w:rPr>
        <w:rFonts w:hint="default"/>
      </w:rPr>
    </w:lvl>
    <w:lvl w:ilvl="1">
      <w:start w:val="1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7" w15:restartNumberingAfterBreak="0">
    <w:nsid w:val="5D640475"/>
    <w:multiLevelType w:val="hybridMultilevel"/>
    <w:tmpl w:val="E2FA25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E1B0628"/>
    <w:multiLevelType w:val="hybridMultilevel"/>
    <w:tmpl w:val="BED6B3C0"/>
    <w:lvl w:ilvl="0" w:tplc="08090019">
      <w:start w:val="1"/>
      <w:numFmt w:val="low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9" w15:restartNumberingAfterBreak="0">
    <w:nsid w:val="5FD96572"/>
    <w:multiLevelType w:val="hybridMultilevel"/>
    <w:tmpl w:val="023AC5E4"/>
    <w:lvl w:ilvl="0" w:tplc="D43C9FF0">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03633FD"/>
    <w:multiLevelType w:val="hybridMultilevel"/>
    <w:tmpl w:val="99D4CF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09167CF"/>
    <w:multiLevelType w:val="hybridMultilevel"/>
    <w:tmpl w:val="6C1C0D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62215DDF"/>
    <w:multiLevelType w:val="hybridMultilevel"/>
    <w:tmpl w:val="55925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2663201"/>
    <w:multiLevelType w:val="hybridMultilevel"/>
    <w:tmpl w:val="3006C556"/>
    <w:lvl w:ilvl="0" w:tplc="17AECC38">
      <w:start w:val="1"/>
      <w:numFmt w:val="decimal"/>
      <w:lvlText w:val="3.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31E54AC"/>
    <w:multiLevelType w:val="hybridMultilevel"/>
    <w:tmpl w:val="2FD6B5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15:restartNumberingAfterBreak="0">
    <w:nsid w:val="65954D8A"/>
    <w:multiLevelType w:val="hybridMultilevel"/>
    <w:tmpl w:val="939678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7945AAE"/>
    <w:multiLevelType w:val="hybridMultilevel"/>
    <w:tmpl w:val="9550A6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9EE1C7A"/>
    <w:multiLevelType w:val="hybridMultilevel"/>
    <w:tmpl w:val="4DB0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1C6EDF"/>
    <w:multiLevelType w:val="multilevel"/>
    <w:tmpl w:val="62920EF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3.11.%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9" w15:restartNumberingAfterBreak="0">
    <w:nsid w:val="6F462250"/>
    <w:multiLevelType w:val="hybridMultilevel"/>
    <w:tmpl w:val="7DCC76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4331817"/>
    <w:multiLevelType w:val="hybridMultilevel"/>
    <w:tmpl w:val="C402FB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49123FC"/>
    <w:multiLevelType w:val="multilevel"/>
    <w:tmpl w:val="7DB2AD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2" w15:restartNumberingAfterBreak="0">
    <w:nsid w:val="74B62B7B"/>
    <w:multiLevelType w:val="multilevel"/>
    <w:tmpl w:val="5AEEB9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75812B11"/>
    <w:multiLevelType w:val="multilevel"/>
    <w:tmpl w:val="CF545352"/>
    <w:lvl w:ilvl="0">
      <w:start w:val="2"/>
      <w:numFmt w:val="decimal"/>
      <w:lvlText w:val="%1"/>
      <w:lvlJc w:val="left"/>
      <w:pPr>
        <w:ind w:left="405" w:hanging="405"/>
      </w:pPr>
      <w:rPr>
        <w:rFonts w:hint="default"/>
        <w:color w:val="00B050"/>
      </w:rPr>
    </w:lvl>
    <w:lvl w:ilvl="1">
      <w:start w:val="1"/>
      <w:numFmt w:val="decimal"/>
      <w:lvlText w:val="%1.%2"/>
      <w:lvlJc w:val="left"/>
      <w:pPr>
        <w:ind w:left="720" w:hanging="720"/>
      </w:pPr>
      <w:rPr>
        <w:rFonts w:hint="default"/>
        <w:color w:val="00B050"/>
      </w:rPr>
    </w:lvl>
    <w:lvl w:ilvl="2">
      <w:start w:val="1"/>
      <w:numFmt w:val="decimal"/>
      <w:lvlText w:val="%1.%2.%3"/>
      <w:lvlJc w:val="left"/>
      <w:pPr>
        <w:ind w:left="1080" w:hanging="1080"/>
      </w:pPr>
      <w:rPr>
        <w:rFonts w:hint="default"/>
        <w:color w:val="00B050"/>
      </w:rPr>
    </w:lvl>
    <w:lvl w:ilvl="3">
      <w:start w:val="1"/>
      <w:numFmt w:val="decimal"/>
      <w:lvlText w:val="%1.%2.%3.%4"/>
      <w:lvlJc w:val="left"/>
      <w:pPr>
        <w:ind w:left="1440" w:hanging="1440"/>
      </w:pPr>
      <w:rPr>
        <w:rFonts w:hint="default"/>
        <w:color w:val="00B050"/>
      </w:rPr>
    </w:lvl>
    <w:lvl w:ilvl="4">
      <w:start w:val="1"/>
      <w:numFmt w:val="decimal"/>
      <w:lvlText w:val="%1.%2.%3.%4.%5"/>
      <w:lvlJc w:val="left"/>
      <w:pPr>
        <w:ind w:left="1440" w:hanging="1440"/>
      </w:pPr>
      <w:rPr>
        <w:rFonts w:hint="default"/>
        <w:color w:val="00B050"/>
      </w:rPr>
    </w:lvl>
    <w:lvl w:ilvl="5">
      <w:start w:val="1"/>
      <w:numFmt w:val="decimal"/>
      <w:lvlText w:val="%1.%2.%3.%4.%5.%6"/>
      <w:lvlJc w:val="left"/>
      <w:pPr>
        <w:ind w:left="1800" w:hanging="1800"/>
      </w:pPr>
      <w:rPr>
        <w:rFonts w:hint="default"/>
        <w:color w:val="00B050"/>
      </w:rPr>
    </w:lvl>
    <w:lvl w:ilvl="6">
      <w:start w:val="1"/>
      <w:numFmt w:val="decimal"/>
      <w:lvlText w:val="%1.%2.%3.%4.%5.%6.%7"/>
      <w:lvlJc w:val="left"/>
      <w:pPr>
        <w:ind w:left="2160" w:hanging="2160"/>
      </w:pPr>
      <w:rPr>
        <w:rFonts w:hint="default"/>
        <w:color w:val="00B050"/>
      </w:rPr>
    </w:lvl>
    <w:lvl w:ilvl="7">
      <w:start w:val="1"/>
      <w:numFmt w:val="decimal"/>
      <w:lvlText w:val="%1.%2.%3.%4.%5.%6.%7.%8"/>
      <w:lvlJc w:val="left"/>
      <w:pPr>
        <w:ind w:left="2520" w:hanging="2520"/>
      </w:pPr>
      <w:rPr>
        <w:rFonts w:hint="default"/>
        <w:color w:val="00B050"/>
      </w:rPr>
    </w:lvl>
    <w:lvl w:ilvl="8">
      <w:start w:val="1"/>
      <w:numFmt w:val="decimal"/>
      <w:lvlText w:val="%1.%2.%3.%4.%5.%6.%7.%8.%9"/>
      <w:lvlJc w:val="left"/>
      <w:pPr>
        <w:ind w:left="2880" w:hanging="2880"/>
      </w:pPr>
      <w:rPr>
        <w:rFonts w:hint="default"/>
        <w:color w:val="00B050"/>
      </w:rPr>
    </w:lvl>
  </w:abstractNum>
  <w:abstractNum w:abstractNumId="64" w15:restartNumberingAfterBreak="0">
    <w:nsid w:val="765156EB"/>
    <w:multiLevelType w:val="multilevel"/>
    <w:tmpl w:val="41689406"/>
    <w:lvl w:ilvl="0">
      <w:start w:val="3"/>
      <w:numFmt w:val="decimal"/>
      <w:lvlText w:val="%1"/>
      <w:lvlJc w:val="left"/>
      <w:pPr>
        <w:ind w:left="660" w:hanging="660"/>
      </w:pPr>
      <w:rPr>
        <w:rFonts w:hint="default"/>
        <w:b/>
        <w:sz w:val="32"/>
      </w:rPr>
    </w:lvl>
    <w:lvl w:ilvl="1">
      <w:start w:val="3"/>
      <w:numFmt w:val="decimal"/>
      <w:lvlText w:val="%1.%2"/>
      <w:lvlJc w:val="left"/>
      <w:pPr>
        <w:ind w:left="720" w:hanging="720"/>
      </w:pPr>
      <w:rPr>
        <w:rFonts w:hint="default"/>
        <w:b/>
        <w:sz w:val="26"/>
        <w:szCs w:val="26"/>
      </w:rPr>
    </w:lvl>
    <w:lvl w:ilvl="2">
      <w:start w:val="1"/>
      <w:numFmt w:val="decimal"/>
      <w:pStyle w:val="Heading3"/>
      <w:lvlText w:val="%1.%2.%3"/>
      <w:lvlJc w:val="left"/>
      <w:pPr>
        <w:ind w:left="72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rFonts w:hint="default"/>
        <w:b/>
        <w:sz w:val="32"/>
      </w:rPr>
    </w:lvl>
    <w:lvl w:ilvl="4">
      <w:start w:val="1"/>
      <w:numFmt w:val="decimal"/>
      <w:lvlText w:val="%1.%2.%3.%4.%5"/>
      <w:lvlJc w:val="left"/>
      <w:pPr>
        <w:ind w:left="1440" w:hanging="144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800" w:hanging="1800"/>
      </w:pPr>
      <w:rPr>
        <w:rFonts w:hint="default"/>
        <w:b/>
        <w:sz w:val="32"/>
      </w:rPr>
    </w:lvl>
    <w:lvl w:ilvl="7">
      <w:start w:val="1"/>
      <w:numFmt w:val="decimal"/>
      <w:lvlText w:val="%1.%2.%3.%4.%5.%6.%7.%8"/>
      <w:lvlJc w:val="left"/>
      <w:pPr>
        <w:ind w:left="2160" w:hanging="2160"/>
      </w:pPr>
      <w:rPr>
        <w:rFonts w:hint="default"/>
        <w:b/>
        <w:sz w:val="32"/>
      </w:rPr>
    </w:lvl>
    <w:lvl w:ilvl="8">
      <w:start w:val="1"/>
      <w:numFmt w:val="decimal"/>
      <w:lvlText w:val="%1.%2.%3.%4.%5.%6.%7.%8.%9"/>
      <w:lvlJc w:val="left"/>
      <w:pPr>
        <w:ind w:left="2160" w:hanging="2160"/>
      </w:pPr>
      <w:rPr>
        <w:rFonts w:hint="default"/>
        <w:b/>
        <w:sz w:val="32"/>
      </w:rPr>
    </w:lvl>
  </w:abstractNum>
  <w:abstractNum w:abstractNumId="65" w15:restartNumberingAfterBreak="0">
    <w:nsid w:val="79230E6C"/>
    <w:multiLevelType w:val="multilevel"/>
    <w:tmpl w:val="123AB0F0"/>
    <w:lvl w:ilvl="0">
      <w:start w:val="3"/>
      <w:numFmt w:val="decimal"/>
      <w:lvlText w:val="%1"/>
      <w:lvlJc w:val="left"/>
      <w:pPr>
        <w:ind w:left="540" w:hanging="54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6" w15:restartNumberingAfterBreak="0">
    <w:nsid w:val="792A0DB0"/>
    <w:multiLevelType w:val="multilevel"/>
    <w:tmpl w:val="9FE245F8"/>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7" w15:restartNumberingAfterBreak="0">
    <w:nsid w:val="7B5C3C97"/>
    <w:multiLevelType w:val="multilevel"/>
    <w:tmpl w:val="3EE0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D271CFC"/>
    <w:multiLevelType w:val="hybridMultilevel"/>
    <w:tmpl w:val="B08C80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D711F86"/>
    <w:multiLevelType w:val="hybridMultilevel"/>
    <w:tmpl w:val="1F4CF336"/>
    <w:lvl w:ilvl="0" w:tplc="D43C9FF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27"/>
  </w:num>
  <w:num w:numId="5">
    <w:abstractNumId w:val="21"/>
  </w:num>
  <w:num w:numId="6">
    <w:abstractNumId w:val="31"/>
  </w:num>
  <w:num w:numId="7">
    <w:abstractNumId w:val="51"/>
  </w:num>
  <w:num w:numId="8">
    <w:abstractNumId w:val="17"/>
  </w:num>
  <w:num w:numId="9">
    <w:abstractNumId w:val="29"/>
  </w:num>
  <w:num w:numId="10">
    <w:abstractNumId w:val="19"/>
  </w:num>
  <w:num w:numId="11">
    <w:abstractNumId w:val="54"/>
  </w:num>
  <w:num w:numId="12">
    <w:abstractNumId w:val="10"/>
  </w:num>
  <w:num w:numId="13">
    <w:abstractNumId w:val="42"/>
  </w:num>
  <w:num w:numId="14">
    <w:abstractNumId w:val="16"/>
  </w:num>
  <w:num w:numId="15">
    <w:abstractNumId w:val="48"/>
  </w:num>
  <w:num w:numId="16">
    <w:abstractNumId w:val="62"/>
  </w:num>
  <w:num w:numId="17">
    <w:abstractNumId w:val="12"/>
  </w:num>
  <w:num w:numId="18">
    <w:abstractNumId w:val="39"/>
  </w:num>
  <w:num w:numId="19">
    <w:abstractNumId w:val="40"/>
  </w:num>
  <w:num w:numId="20">
    <w:abstractNumId w:val="28"/>
  </w:num>
  <w:num w:numId="21">
    <w:abstractNumId w:val="33"/>
  </w:num>
  <w:num w:numId="22">
    <w:abstractNumId w:val="24"/>
  </w:num>
  <w:num w:numId="23">
    <w:abstractNumId w:val="5"/>
  </w:num>
  <w:num w:numId="24">
    <w:abstractNumId w:val="36"/>
  </w:num>
  <w:num w:numId="25">
    <w:abstractNumId w:val="14"/>
  </w:num>
  <w:num w:numId="26">
    <w:abstractNumId w:val="55"/>
  </w:num>
  <w:num w:numId="27">
    <w:abstractNumId w:val="37"/>
  </w:num>
  <w:num w:numId="28">
    <w:abstractNumId w:val="68"/>
  </w:num>
  <w:num w:numId="29">
    <w:abstractNumId w:val="7"/>
  </w:num>
  <w:num w:numId="30">
    <w:abstractNumId w:val="43"/>
  </w:num>
  <w:num w:numId="31">
    <w:abstractNumId w:val="63"/>
  </w:num>
  <w:num w:numId="32">
    <w:abstractNumId w:val="66"/>
  </w:num>
  <w:num w:numId="33">
    <w:abstractNumId w:val="65"/>
  </w:num>
  <w:num w:numId="34">
    <w:abstractNumId w:val="6"/>
  </w:num>
  <w:num w:numId="35">
    <w:abstractNumId w:val="58"/>
  </w:num>
  <w:num w:numId="36">
    <w:abstractNumId w:val="13"/>
  </w:num>
  <w:num w:numId="37">
    <w:abstractNumId w:val="46"/>
  </w:num>
  <w:num w:numId="38">
    <w:abstractNumId w:val="9"/>
  </w:num>
  <w:num w:numId="39">
    <w:abstractNumId w:val="61"/>
  </w:num>
  <w:num w:numId="40">
    <w:abstractNumId w:val="25"/>
  </w:num>
  <w:num w:numId="41">
    <w:abstractNumId w:val="52"/>
  </w:num>
  <w:num w:numId="42">
    <w:abstractNumId w:val="56"/>
  </w:num>
  <w:num w:numId="43">
    <w:abstractNumId w:val="30"/>
  </w:num>
  <w:num w:numId="44">
    <w:abstractNumId w:val="35"/>
  </w:num>
  <w:num w:numId="45">
    <w:abstractNumId w:val="22"/>
  </w:num>
  <w:num w:numId="46">
    <w:abstractNumId w:val="49"/>
  </w:num>
  <w:num w:numId="47">
    <w:abstractNumId w:val="69"/>
  </w:num>
  <w:num w:numId="48">
    <w:abstractNumId w:val="15"/>
  </w:num>
  <w:num w:numId="49">
    <w:abstractNumId w:val="23"/>
  </w:num>
  <w:num w:numId="50">
    <w:abstractNumId w:val="57"/>
  </w:num>
  <w:num w:numId="51">
    <w:abstractNumId w:val="26"/>
  </w:num>
  <w:num w:numId="52">
    <w:abstractNumId w:val="4"/>
  </w:num>
  <w:num w:numId="53">
    <w:abstractNumId w:val="38"/>
  </w:num>
  <w:num w:numId="54">
    <w:abstractNumId w:val="47"/>
  </w:num>
  <w:num w:numId="55">
    <w:abstractNumId w:val="59"/>
  </w:num>
  <w:num w:numId="56">
    <w:abstractNumId w:val="50"/>
  </w:num>
  <w:num w:numId="57">
    <w:abstractNumId w:val="60"/>
  </w:num>
  <w:num w:numId="58">
    <w:abstractNumId w:val="34"/>
    <w:lvlOverride w:ilvl="0">
      <w:startOverride w:val="2"/>
    </w:lvlOverride>
  </w:num>
  <w:num w:numId="59">
    <w:abstractNumId w:val="45"/>
  </w:num>
  <w:num w:numId="60">
    <w:abstractNumId w:val="41"/>
    <w:lvlOverride w:ilvl="0">
      <w:startOverride w:val="3"/>
    </w:lvlOverride>
  </w:num>
  <w:num w:numId="61">
    <w:abstractNumId w:val="44"/>
  </w:num>
  <w:num w:numId="62">
    <w:abstractNumId w:val="67"/>
  </w:num>
  <w:num w:numId="63">
    <w:abstractNumId w:val="11"/>
  </w:num>
  <w:num w:numId="64">
    <w:abstractNumId w:val="3"/>
  </w:num>
  <w:num w:numId="65">
    <w:abstractNumId w:val="53"/>
  </w:num>
  <w:num w:numId="66">
    <w:abstractNumId w:val="64"/>
  </w:num>
  <w:num w:numId="67">
    <w:abstractNumId w:val="18"/>
  </w:num>
  <w:num w:numId="68">
    <w:abstractNumId w:val="20"/>
  </w:num>
  <w:num w:numId="6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2"/>
  </w:num>
  <w:num w:numId="71">
    <w:abstractNumId w:val="10"/>
  </w:num>
  <w:num w:numId="72">
    <w:abstractNumId w:val="10"/>
  </w:num>
  <w:num w:numId="73">
    <w:abstractNumId w:val="10"/>
  </w:num>
  <w:num w:numId="74">
    <w:abstractNumId w:val="10"/>
  </w:num>
  <w:num w:numId="75">
    <w:abstractNumId w:val="10"/>
  </w:num>
  <w:num w:numId="76">
    <w:abstractNumId w:val="10"/>
  </w:num>
  <w:num w:numId="77">
    <w:abstractNumId w:val="10"/>
  </w:num>
  <w:num w:numId="78">
    <w:abstractNumId w:val="10"/>
  </w:num>
  <w:num w:numId="79">
    <w:abstractNumId w:val="10"/>
  </w:num>
  <w:num w:numId="80">
    <w:abstractNumId w:val="10"/>
  </w:num>
  <w:num w:numId="81">
    <w:abstractNumId w:val="10"/>
  </w:num>
  <w:num w:numId="82">
    <w:abstractNumId w:val="10"/>
  </w:num>
  <w:num w:numId="83">
    <w:abstractNumId w:val="10"/>
  </w:num>
  <w:num w:numId="84">
    <w:abstractNumId w:val="10"/>
  </w:num>
  <w:num w:numId="85">
    <w:abstractNumId w:val="10"/>
  </w:num>
  <w:num w:numId="86">
    <w:abstractNumId w:val="10"/>
  </w:num>
  <w:num w:numId="87">
    <w:abstractNumId w:val="10"/>
  </w:num>
  <w:num w:numId="88">
    <w:abstractNumId w:val="10"/>
  </w:num>
  <w:num w:numId="89">
    <w:abstractNumId w:val="10"/>
  </w:num>
  <w:num w:numId="90">
    <w:abstractNumId w:val="10"/>
  </w:num>
  <w:num w:numId="91">
    <w:abstractNumId w:val="10"/>
  </w:num>
  <w:num w:numId="92">
    <w:abstractNumId w:val="10"/>
  </w:num>
  <w:num w:numId="93">
    <w:abstractNumId w:val="10"/>
  </w:num>
  <w:num w:numId="94">
    <w:abstractNumId w:val="10"/>
  </w:num>
  <w:num w:numId="95">
    <w:abstractNumId w:val="10"/>
  </w:num>
  <w:num w:numId="96">
    <w:abstractNumId w:val="10"/>
  </w:num>
  <w:num w:numId="97">
    <w:abstractNumId w:val="10"/>
  </w:num>
  <w:num w:numId="98">
    <w:abstractNumId w:val="10"/>
  </w:num>
  <w:num w:numId="99">
    <w:abstractNumId w:val="10"/>
  </w:num>
  <w:num w:numId="100">
    <w:abstractNumId w:val="10"/>
  </w:num>
  <w:num w:numId="101">
    <w:abstractNumId w:val="10"/>
  </w:num>
  <w:num w:numId="102">
    <w:abstractNumId w:val="10"/>
  </w:num>
  <w:num w:numId="103">
    <w:abstractNumId w:val="10"/>
  </w:num>
  <w:num w:numId="104">
    <w:abstractNumId w:val="32"/>
  </w:num>
  <w:num w:numId="105">
    <w:abstractNumId w:val="8"/>
  </w:num>
  <w:num w:numId="106">
    <w:abstractNumId w:val="10"/>
  </w:num>
  <w:num w:numId="107">
    <w:abstractNumId w:val="10"/>
  </w:num>
  <w:num w:numId="108">
    <w:abstractNumId w:val="10"/>
  </w:num>
  <w:num w:numId="109">
    <w:abstractNumId w:val="10"/>
  </w:num>
  <w:num w:numId="110">
    <w:abstractNumId w:val="10"/>
  </w:num>
  <w:num w:numId="111">
    <w:abstractNumId w:val="10"/>
  </w:num>
  <w:num w:numId="112">
    <w:abstractNumId w:val="10"/>
  </w:num>
  <w:num w:numId="113">
    <w:abstractNumId w:val="10"/>
  </w:num>
  <w:numIdMacAtCleanup w:val="1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hananusit, Sarida GIZ TH">
    <w15:presenceInfo w15:providerId="AD" w15:userId="S::sarida.khananusit@giz.de::98bb76a1-0cc5-48fb-bfbe-864747ec58e0"/>
  </w15:person>
  <w15:person w15:author="Wyn Ellis">
    <w15:presenceInfo w15:providerId="None" w15:userId="Wyn Ellis"/>
  </w15:person>
  <w15:person w15:author="Trusti Widiastuti">
    <w15:presenceInfo w15:providerId="None" w15:userId="Trusti Widiastuti"/>
  </w15:person>
  <w15:person w15:author="William Wyn Ellis">
    <w15:presenceInfo w15:providerId="None" w15:userId="William Wyn Ellis"/>
  </w15:person>
  <w15:person w15:author="W W Ellis">
    <w15:presenceInfo w15:providerId="None" w15:userId="W W Ell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UwMjIxMTIyNTE3NTJQ0lEKTi0uzszPAykwqwUA6oCITCwAAAA="/>
  </w:docVars>
  <w:rsids>
    <w:rsidRoot w:val="0087759B"/>
    <w:rsid w:val="0000129C"/>
    <w:rsid w:val="00001524"/>
    <w:rsid w:val="00002BAC"/>
    <w:rsid w:val="00005E18"/>
    <w:rsid w:val="00006330"/>
    <w:rsid w:val="000112CA"/>
    <w:rsid w:val="00014DBE"/>
    <w:rsid w:val="000155AC"/>
    <w:rsid w:val="00015BF9"/>
    <w:rsid w:val="00015F8C"/>
    <w:rsid w:val="0002268F"/>
    <w:rsid w:val="000248DE"/>
    <w:rsid w:val="00032084"/>
    <w:rsid w:val="00034C36"/>
    <w:rsid w:val="00036DD2"/>
    <w:rsid w:val="000373E0"/>
    <w:rsid w:val="00037A6F"/>
    <w:rsid w:val="00041427"/>
    <w:rsid w:val="0004144A"/>
    <w:rsid w:val="000460C6"/>
    <w:rsid w:val="00047A01"/>
    <w:rsid w:val="000511A3"/>
    <w:rsid w:val="00051845"/>
    <w:rsid w:val="0005232F"/>
    <w:rsid w:val="00052A2A"/>
    <w:rsid w:val="0005308F"/>
    <w:rsid w:val="00053281"/>
    <w:rsid w:val="00055701"/>
    <w:rsid w:val="00055F64"/>
    <w:rsid w:val="000567B0"/>
    <w:rsid w:val="00057083"/>
    <w:rsid w:val="000573B3"/>
    <w:rsid w:val="00061977"/>
    <w:rsid w:val="00067ACD"/>
    <w:rsid w:val="00071B75"/>
    <w:rsid w:val="00074BC2"/>
    <w:rsid w:val="0008186A"/>
    <w:rsid w:val="00082870"/>
    <w:rsid w:val="00083576"/>
    <w:rsid w:val="000840D3"/>
    <w:rsid w:val="00084622"/>
    <w:rsid w:val="00090405"/>
    <w:rsid w:val="0009112F"/>
    <w:rsid w:val="000927A7"/>
    <w:rsid w:val="00094D81"/>
    <w:rsid w:val="000A056A"/>
    <w:rsid w:val="000A2DF3"/>
    <w:rsid w:val="000A375A"/>
    <w:rsid w:val="000A4A3A"/>
    <w:rsid w:val="000A6BEE"/>
    <w:rsid w:val="000A7D44"/>
    <w:rsid w:val="000B3BEC"/>
    <w:rsid w:val="000B5177"/>
    <w:rsid w:val="000B56E0"/>
    <w:rsid w:val="000C0B6A"/>
    <w:rsid w:val="000C15B1"/>
    <w:rsid w:val="000C2781"/>
    <w:rsid w:val="000C323D"/>
    <w:rsid w:val="000C34A4"/>
    <w:rsid w:val="000C567A"/>
    <w:rsid w:val="000C6BB6"/>
    <w:rsid w:val="000D0DF4"/>
    <w:rsid w:val="000D20FC"/>
    <w:rsid w:val="000D29A5"/>
    <w:rsid w:val="000D6094"/>
    <w:rsid w:val="000D7C30"/>
    <w:rsid w:val="000D7C85"/>
    <w:rsid w:val="000E2EE6"/>
    <w:rsid w:val="000E3371"/>
    <w:rsid w:val="000E33DA"/>
    <w:rsid w:val="000E63FD"/>
    <w:rsid w:val="000E6842"/>
    <w:rsid w:val="000E761B"/>
    <w:rsid w:val="000F0680"/>
    <w:rsid w:val="000F1301"/>
    <w:rsid w:val="000F5215"/>
    <w:rsid w:val="000F7996"/>
    <w:rsid w:val="0010017F"/>
    <w:rsid w:val="0010065B"/>
    <w:rsid w:val="0010124D"/>
    <w:rsid w:val="00102AAF"/>
    <w:rsid w:val="00103E07"/>
    <w:rsid w:val="00104E63"/>
    <w:rsid w:val="00106D22"/>
    <w:rsid w:val="0010780E"/>
    <w:rsid w:val="0011234A"/>
    <w:rsid w:val="00112B0F"/>
    <w:rsid w:val="001144A3"/>
    <w:rsid w:val="00114DEF"/>
    <w:rsid w:val="001156C1"/>
    <w:rsid w:val="00115B2D"/>
    <w:rsid w:val="00117988"/>
    <w:rsid w:val="001202EC"/>
    <w:rsid w:val="00124B27"/>
    <w:rsid w:val="00131299"/>
    <w:rsid w:val="001334CF"/>
    <w:rsid w:val="001358C7"/>
    <w:rsid w:val="001362B5"/>
    <w:rsid w:val="00144887"/>
    <w:rsid w:val="00147097"/>
    <w:rsid w:val="00147777"/>
    <w:rsid w:val="001531D1"/>
    <w:rsid w:val="00154F35"/>
    <w:rsid w:val="001558E9"/>
    <w:rsid w:val="00157F36"/>
    <w:rsid w:val="001605FC"/>
    <w:rsid w:val="00160612"/>
    <w:rsid w:val="00162D1E"/>
    <w:rsid w:val="001631D6"/>
    <w:rsid w:val="00163222"/>
    <w:rsid w:val="001634E4"/>
    <w:rsid w:val="0016698F"/>
    <w:rsid w:val="00171A0C"/>
    <w:rsid w:val="00173233"/>
    <w:rsid w:val="00173E3F"/>
    <w:rsid w:val="00173F26"/>
    <w:rsid w:val="00174488"/>
    <w:rsid w:val="00175A66"/>
    <w:rsid w:val="00176567"/>
    <w:rsid w:val="0018399D"/>
    <w:rsid w:val="00185B1A"/>
    <w:rsid w:val="00193520"/>
    <w:rsid w:val="00195982"/>
    <w:rsid w:val="001970F3"/>
    <w:rsid w:val="001971AA"/>
    <w:rsid w:val="001A2011"/>
    <w:rsid w:val="001A24E3"/>
    <w:rsid w:val="001A30CF"/>
    <w:rsid w:val="001A5787"/>
    <w:rsid w:val="001A595F"/>
    <w:rsid w:val="001A7562"/>
    <w:rsid w:val="001A76BF"/>
    <w:rsid w:val="001A7D33"/>
    <w:rsid w:val="001B5223"/>
    <w:rsid w:val="001B57AF"/>
    <w:rsid w:val="001B69BF"/>
    <w:rsid w:val="001C0773"/>
    <w:rsid w:val="001C0EDA"/>
    <w:rsid w:val="001C0EF1"/>
    <w:rsid w:val="001C21F3"/>
    <w:rsid w:val="001C42A1"/>
    <w:rsid w:val="001C53F8"/>
    <w:rsid w:val="001C63D0"/>
    <w:rsid w:val="001D2B69"/>
    <w:rsid w:val="001D32B7"/>
    <w:rsid w:val="001D67CB"/>
    <w:rsid w:val="001D7507"/>
    <w:rsid w:val="001E0A9D"/>
    <w:rsid w:val="001E14BF"/>
    <w:rsid w:val="001E244D"/>
    <w:rsid w:val="001E6357"/>
    <w:rsid w:val="001E6863"/>
    <w:rsid w:val="001F117A"/>
    <w:rsid w:val="001F6FB5"/>
    <w:rsid w:val="001F7D72"/>
    <w:rsid w:val="00202E30"/>
    <w:rsid w:val="0020312A"/>
    <w:rsid w:val="00206160"/>
    <w:rsid w:val="0020647E"/>
    <w:rsid w:val="00207F33"/>
    <w:rsid w:val="00210DE5"/>
    <w:rsid w:val="00215917"/>
    <w:rsid w:val="002220F4"/>
    <w:rsid w:val="0022230B"/>
    <w:rsid w:val="002229DD"/>
    <w:rsid w:val="00223498"/>
    <w:rsid w:val="00224180"/>
    <w:rsid w:val="002245F3"/>
    <w:rsid w:val="0022472A"/>
    <w:rsid w:val="00225EB3"/>
    <w:rsid w:val="00226DD9"/>
    <w:rsid w:val="002272D5"/>
    <w:rsid w:val="002319A4"/>
    <w:rsid w:val="002340C8"/>
    <w:rsid w:val="00234802"/>
    <w:rsid w:val="00234FF2"/>
    <w:rsid w:val="00237C66"/>
    <w:rsid w:val="002411A4"/>
    <w:rsid w:val="00243001"/>
    <w:rsid w:val="002439EC"/>
    <w:rsid w:val="00244494"/>
    <w:rsid w:val="002456CB"/>
    <w:rsid w:val="002474F0"/>
    <w:rsid w:val="0025261E"/>
    <w:rsid w:val="00252E32"/>
    <w:rsid w:val="00257287"/>
    <w:rsid w:val="00260986"/>
    <w:rsid w:val="00265055"/>
    <w:rsid w:val="00270144"/>
    <w:rsid w:val="00270949"/>
    <w:rsid w:val="0027215E"/>
    <w:rsid w:val="0027278F"/>
    <w:rsid w:val="00272FC9"/>
    <w:rsid w:val="002740DE"/>
    <w:rsid w:val="002753BE"/>
    <w:rsid w:val="0027636E"/>
    <w:rsid w:val="002811DD"/>
    <w:rsid w:val="0028174C"/>
    <w:rsid w:val="00282C40"/>
    <w:rsid w:val="00283AF1"/>
    <w:rsid w:val="002844BB"/>
    <w:rsid w:val="00284E13"/>
    <w:rsid w:val="0029339C"/>
    <w:rsid w:val="00293738"/>
    <w:rsid w:val="00294FDB"/>
    <w:rsid w:val="00296460"/>
    <w:rsid w:val="002A0027"/>
    <w:rsid w:val="002A13DE"/>
    <w:rsid w:val="002A58CC"/>
    <w:rsid w:val="002A7D1B"/>
    <w:rsid w:val="002B222C"/>
    <w:rsid w:val="002B3BF4"/>
    <w:rsid w:val="002B4694"/>
    <w:rsid w:val="002C2B30"/>
    <w:rsid w:val="002C311D"/>
    <w:rsid w:val="002C350C"/>
    <w:rsid w:val="002C570F"/>
    <w:rsid w:val="002C7BDD"/>
    <w:rsid w:val="002D2B05"/>
    <w:rsid w:val="002D33AE"/>
    <w:rsid w:val="002D5BCA"/>
    <w:rsid w:val="002D769F"/>
    <w:rsid w:val="002D7A6F"/>
    <w:rsid w:val="002D7BDE"/>
    <w:rsid w:val="002E0805"/>
    <w:rsid w:val="002E113D"/>
    <w:rsid w:val="002E15BA"/>
    <w:rsid w:val="002E26ED"/>
    <w:rsid w:val="002E5DB1"/>
    <w:rsid w:val="002E723A"/>
    <w:rsid w:val="002E74D1"/>
    <w:rsid w:val="002F030F"/>
    <w:rsid w:val="002F0852"/>
    <w:rsid w:val="002F2834"/>
    <w:rsid w:val="002F3D3B"/>
    <w:rsid w:val="002F4AA5"/>
    <w:rsid w:val="002F6776"/>
    <w:rsid w:val="002F6BFF"/>
    <w:rsid w:val="002F76CF"/>
    <w:rsid w:val="002F7FCC"/>
    <w:rsid w:val="00300CE9"/>
    <w:rsid w:val="00302FFD"/>
    <w:rsid w:val="00303295"/>
    <w:rsid w:val="003032E5"/>
    <w:rsid w:val="0030612E"/>
    <w:rsid w:val="0030711D"/>
    <w:rsid w:val="0030724C"/>
    <w:rsid w:val="003072D0"/>
    <w:rsid w:val="00311200"/>
    <w:rsid w:val="00311FA1"/>
    <w:rsid w:val="00313624"/>
    <w:rsid w:val="0031379B"/>
    <w:rsid w:val="0031384F"/>
    <w:rsid w:val="00315BBE"/>
    <w:rsid w:val="00317E56"/>
    <w:rsid w:val="00321E57"/>
    <w:rsid w:val="00321F65"/>
    <w:rsid w:val="00322216"/>
    <w:rsid w:val="00324C2E"/>
    <w:rsid w:val="0032576F"/>
    <w:rsid w:val="00326C6F"/>
    <w:rsid w:val="003272CA"/>
    <w:rsid w:val="00333599"/>
    <w:rsid w:val="003363DB"/>
    <w:rsid w:val="0033686B"/>
    <w:rsid w:val="00341971"/>
    <w:rsid w:val="00341F65"/>
    <w:rsid w:val="003423F4"/>
    <w:rsid w:val="00344ACB"/>
    <w:rsid w:val="00360C13"/>
    <w:rsid w:val="00361467"/>
    <w:rsid w:val="00361A20"/>
    <w:rsid w:val="00362B61"/>
    <w:rsid w:val="00364298"/>
    <w:rsid w:val="0036433E"/>
    <w:rsid w:val="00364557"/>
    <w:rsid w:val="0036516E"/>
    <w:rsid w:val="00370831"/>
    <w:rsid w:val="00373701"/>
    <w:rsid w:val="00373F7C"/>
    <w:rsid w:val="00376F85"/>
    <w:rsid w:val="003774CD"/>
    <w:rsid w:val="00382EFE"/>
    <w:rsid w:val="0038566C"/>
    <w:rsid w:val="003907F6"/>
    <w:rsid w:val="003912B1"/>
    <w:rsid w:val="00392E89"/>
    <w:rsid w:val="00393AE5"/>
    <w:rsid w:val="00393EC9"/>
    <w:rsid w:val="003944AB"/>
    <w:rsid w:val="003947BB"/>
    <w:rsid w:val="00394F57"/>
    <w:rsid w:val="0039572F"/>
    <w:rsid w:val="003977DD"/>
    <w:rsid w:val="003A09B0"/>
    <w:rsid w:val="003A0BA4"/>
    <w:rsid w:val="003A5099"/>
    <w:rsid w:val="003A7EF0"/>
    <w:rsid w:val="003B01B4"/>
    <w:rsid w:val="003B201C"/>
    <w:rsid w:val="003B633A"/>
    <w:rsid w:val="003B6B07"/>
    <w:rsid w:val="003B77F3"/>
    <w:rsid w:val="003C01A2"/>
    <w:rsid w:val="003C2775"/>
    <w:rsid w:val="003C4106"/>
    <w:rsid w:val="003C476E"/>
    <w:rsid w:val="003C5FD9"/>
    <w:rsid w:val="003C7845"/>
    <w:rsid w:val="003C7D8C"/>
    <w:rsid w:val="003D0848"/>
    <w:rsid w:val="003D1380"/>
    <w:rsid w:val="003D3047"/>
    <w:rsid w:val="003D34BE"/>
    <w:rsid w:val="003D7190"/>
    <w:rsid w:val="003E3A8A"/>
    <w:rsid w:val="003E4994"/>
    <w:rsid w:val="003E5DF2"/>
    <w:rsid w:val="003E6166"/>
    <w:rsid w:val="003E641E"/>
    <w:rsid w:val="003E75B3"/>
    <w:rsid w:val="003F129E"/>
    <w:rsid w:val="003F280B"/>
    <w:rsid w:val="003F3935"/>
    <w:rsid w:val="003F4ECC"/>
    <w:rsid w:val="003F500A"/>
    <w:rsid w:val="003F6E32"/>
    <w:rsid w:val="003F7411"/>
    <w:rsid w:val="003F7D5E"/>
    <w:rsid w:val="004019F8"/>
    <w:rsid w:val="004032C2"/>
    <w:rsid w:val="004035B0"/>
    <w:rsid w:val="004054FE"/>
    <w:rsid w:val="00407FBC"/>
    <w:rsid w:val="004166AD"/>
    <w:rsid w:val="004209C3"/>
    <w:rsid w:val="0042506C"/>
    <w:rsid w:val="00430FC6"/>
    <w:rsid w:val="0043181B"/>
    <w:rsid w:val="0043225C"/>
    <w:rsid w:val="00432E10"/>
    <w:rsid w:val="004336F6"/>
    <w:rsid w:val="00436CED"/>
    <w:rsid w:val="004379AD"/>
    <w:rsid w:val="004408B4"/>
    <w:rsid w:val="00441873"/>
    <w:rsid w:val="0044282D"/>
    <w:rsid w:val="0044443A"/>
    <w:rsid w:val="00446778"/>
    <w:rsid w:val="0044763B"/>
    <w:rsid w:val="00452675"/>
    <w:rsid w:val="00453D3E"/>
    <w:rsid w:val="00455473"/>
    <w:rsid w:val="0046256A"/>
    <w:rsid w:val="00464DB5"/>
    <w:rsid w:val="004655CF"/>
    <w:rsid w:val="00465844"/>
    <w:rsid w:val="004660AE"/>
    <w:rsid w:val="0046631A"/>
    <w:rsid w:val="00466C4A"/>
    <w:rsid w:val="0046774B"/>
    <w:rsid w:val="00470007"/>
    <w:rsid w:val="0047298F"/>
    <w:rsid w:val="00473082"/>
    <w:rsid w:val="00473DE1"/>
    <w:rsid w:val="00474231"/>
    <w:rsid w:val="00476802"/>
    <w:rsid w:val="00481DC5"/>
    <w:rsid w:val="0048254C"/>
    <w:rsid w:val="00491242"/>
    <w:rsid w:val="00491A0B"/>
    <w:rsid w:val="004928E8"/>
    <w:rsid w:val="00493566"/>
    <w:rsid w:val="00493BB4"/>
    <w:rsid w:val="0049490C"/>
    <w:rsid w:val="00495370"/>
    <w:rsid w:val="0049702F"/>
    <w:rsid w:val="00497DA9"/>
    <w:rsid w:val="004A2DD6"/>
    <w:rsid w:val="004A32FA"/>
    <w:rsid w:val="004A4A35"/>
    <w:rsid w:val="004A722B"/>
    <w:rsid w:val="004B231C"/>
    <w:rsid w:val="004B300F"/>
    <w:rsid w:val="004B3115"/>
    <w:rsid w:val="004B3D27"/>
    <w:rsid w:val="004B56EF"/>
    <w:rsid w:val="004B69DC"/>
    <w:rsid w:val="004B73D4"/>
    <w:rsid w:val="004B7536"/>
    <w:rsid w:val="004C07A6"/>
    <w:rsid w:val="004C4D32"/>
    <w:rsid w:val="004C5CC3"/>
    <w:rsid w:val="004C7638"/>
    <w:rsid w:val="004D0A03"/>
    <w:rsid w:val="004D273A"/>
    <w:rsid w:val="004D3154"/>
    <w:rsid w:val="004D3370"/>
    <w:rsid w:val="004D4B74"/>
    <w:rsid w:val="004D53B5"/>
    <w:rsid w:val="004D5C4E"/>
    <w:rsid w:val="004D634F"/>
    <w:rsid w:val="004E024A"/>
    <w:rsid w:val="004E0A23"/>
    <w:rsid w:val="004E15C0"/>
    <w:rsid w:val="004E35DF"/>
    <w:rsid w:val="004E5B41"/>
    <w:rsid w:val="004E668F"/>
    <w:rsid w:val="004E7513"/>
    <w:rsid w:val="004F02BA"/>
    <w:rsid w:val="004F1F29"/>
    <w:rsid w:val="004F2118"/>
    <w:rsid w:val="004F320A"/>
    <w:rsid w:val="004F3324"/>
    <w:rsid w:val="004F7A2B"/>
    <w:rsid w:val="004F7CC2"/>
    <w:rsid w:val="005003F6"/>
    <w:rsid w:val="005016B9"/>
    <w:rsid w:val="005025FD"/>
    <w:rsid w:val="00505A81"/>
    <w:rsid w:val="00506D44"/>
    <w:rsid w:val="00507475"/>
    <w:rsid w:val="00507D23"/>
    <w:rsid w:val="0051153C"/>
    <w:rsid w:val="005119FB"/>
    <w:rsid w:val="00513C40"/>
    <w:rsid w:val="00515034"/>
    <w:rsid w:val="00515EBA"/>
    <w:rsid w:val="00516374"/>
    <w:rsid w:val="00524EDE"/>
    <w:rsid w:val="00527EA7"/>
    <w:rsid w:val="005316CD"/>
    <w:rsid w:val="00533A4D"/>
    <w:rsid w:val="00534D5B"/>
    <w:rsid w:val="00540B0C"/>
    <w:rsid w:val="005425A0"/>
    <w:rsid w:val="005444FF"/>
    <w:rsid w:val="00546456"/>
    <w:rsid w:val="00546BD5"/>
    <w:rsid w:val="005477F5"/>
    <w:rsid w:val="00550181"/>
    <w:rsid w:val="005509DD"/>
    <w:rsid w:val="005525A2"/>
    <w:rsid w:val="00553003"/>
    <w:rsid w:val="00553376"/>
    <w:rsid w:val="0055615F"/>
    <w:rsid w:val="00560FA5"/>
    <w:rsid w:val="00563441"/>
    <w:rsid w:val="0056381D"/>
    <w:rsid w:val="0056442E"/>
    <w:rsid w:val="00566566"/>
    <w:rsid w:val="00567FA3"/>
    <w:rsid w:val="005720F0"/>
    <w:rsid w:val="0057381D"/>
    <w:rsid w:val="005740B6"/>
    <w:rsid w:val="00574C53"/>
    <w:rsid w:val="0058553E"/>
    <w:rsid w:val="0058709C"/>
    <w:rsid w:val="00591408"/>
    <w:rsid w:val="0059267E"/>
    <w:rsid w:val="00592F7D"/>
    <w:rsid w:val="00593CB5"/>
    <w:rsid w:val="005957AB"/>
    <w:rsid w:val="00595F0A"/>
    <w:rsid w:val="0059765A"/>
    <w:rsid w:val="005A1EEE"/>
    <w:rsid w:val="005A2D2A"/>
    <w:rsid w:val="005A3B9A"/>
    <w:rsid w:val="005B27DD"/>
    <w:rsid w:val="005B37DF"/>
    <w:rsid w:val="005B5DC1"/>
    <w:rsid w:val="005B7AC2"/>
    <w:rsid w:val="005C1AEB"/>
    <w:rsid w:val="005C3978"/>
    <w:rsid w:val="005C51BB"/>
    <w:rsid w:val="005C5DF8"/>
    <w:rsid w:val="005D0946"/>
    <w:rsid w:val="005D1799"/>
    <w:rsid w:val="005D482B"/>
    <w:rsid w:val="005D566A"/>
    <w:rsid w:val="005D6D4D"/>
    <w:rsid w:val="005E0BF6"/>
    <w:rsid w:val="005E23F8"/>
    <w:rsid w:val="005E3A22"/>
    <w:rsid w:val="005E4F29"/>
    <w:rsid w:val="005E57E0"/>
    <w:rsid w:val="005E5E22"/>
    <w:rsid w:val="005E630C"/>
    <w:rsid w:val="005E653F"/>
    <w:rsid w:val="005E6870"/>
    <w:rsid w:val="005F2DDF"/>
    <w:rsid w:val="0060059E"/>
    <w:rsid w:val="006023D8"/>
    <w:rsid w:val="006043C8"/>
    <w:rsid w:val="00605AAA"/>
    <w:rsid w:val="00605B44"/>
    <w:rsid w:val="00606106"/>
    <w:rsid w:val="00606B64"/>
    <w:rsid w:val="00607AAE"/>
    <w:rsid w:val="00607CCB"/>
    <w:rsid w:val="00611100"/>
    <w:rsid w:val="00612592"/>
    <w:rsid w:val="00614041"/>
    <w:rsid w:val="00620A8A"/>
    <w:rsid w:val="0062146F"/>
    <w:rsid w:val="00621628"/>
    <w:rsid w:val="00621976"/>
    <w:rsid w:val="00621A10"/>
    <w:rsid w:val="00621F35"/>
    <w:rsid w:val="00622F90"/>
    <w:rsid w:val="00624C73"/>
    <w:rsid w:val="006251BE"/>
    <w:rsid w:val="00627562"/>
    <w:rsid w:val="00631783"/>
    <w:rsid w:val="00631E1C"/>
    <w:rsid w:val="00632FEF"/>
    <w:rsid w:val="00635028"/>
    <w:rsid w:val="0063533A"/>
    <w:rsid w:val="00637CAA"/>
    <w:rsid w:val="00640E4A"/>
    <w:rsid w:val="006439E8"/>
    <w:rsid w:val="006440D8"/>
    <w:rsid w:val="006446E5"/>
    <w:rsid w:val="00644DAE"/>
    <w:rsid w:val="00645F53"/>
    <w:rsid w:val="00646B5C"/>
    <w:rsid w:val="006478BB"/>
    <w:rsid w:val="00650BA0"/>
    <w:rsid w:val="00650E45"/>
    <w:rsid w:val="0065173E"/>
    <w:rsid w:val="0065528C"/>
    <w:rsid w:val="0065634B"/>
    <w:rsid w:val="0065724E"/>
    <w:rsid w:val="00657389"/>
    <w:rsid w:val="006609E4"/>
    <w:rsid w:val="0066563F"/>
    <w:rsid w:val="00665BCD"/>
    <w:rsid w:val="00667D7D"/>
    <w:rsid w:val="00670088"/>
    <w:rsid w:val="00672A1B"/>
    <w:rsid w:val="0067584B"/>
    <w:rsid w:val="00676CE5"/>
    <w:rsid w:val="00681751"/>
    <w:rsid w:val="006838B5"/>
    <w:rsid w:val="00683E88"/>
    <w:rsid w:val="0068530E"/>
    <w:rsid w:val="00685A28"/>
    <w:rsid w:val="00686151"/>
    <w:rsid w:val="00686E4A"/>
    <w:rsid w:val="006879D5"/>
    <w:rsid w:val="00691508"/>
    <w:rsid w:val="00691AC4"/>
    <w:rsid w:val="00693C33"/>
    <w:rsid w:val="00694242"/>
    <w:rsid w:val="006949B4"/>
    <w:rsid w:val="006965EF"/>
    <w:rsid w:val="00697B0C"/>
    <w:rsid w:val="006A2B3C"/>
    <w:rsid w:val="006A3BD6"/>
    <w:rsid w:val="006A4A84"/>
    <w:rsid w:val="006A4B47"/>
    <w:rsid w:val="006A55CA"/>
    <w:rsid w:val="006A76A9"/>
    <w:rsid w:val="006A7813"/>
    <w:rsid w:val="006B4043"/>
    <w:rsid w:val="006B7E62"/>
    <w:rsid w:val="006C41A6"/>
    <w:rsid w:val="006C425A"/>
    <w:rsid w:val="006C66BE"/>
    <w:rsid w:val="006D2CE6"/>
    <w:rsid w:val="006D6AF9"/>
    <w:rsid w:val="006E0900"/>
    <w:rsid w:val="006E2CA2"/>
    <w:rsid w:val="006E35AA"/>
    <w:rsid w:val="006E54CB"/>
    <w:rsid w:val="006E5867"/>
    <w:rsid w:val="006E6DCA"/>
    <w:rsid w:val="006E6EA0"/>
    <w:rsid w:val="006F4325"/>
    <w:rsid w:val="006F4A72"/>
    <w:rsid w:val="006F528A"/>
    <w:rsid w:val="006F79F9"/>
    <w:rsid w:val="00700292"/>
    <w:rsid w:val="00702B2E"/>
    <w:rsid w:val="007030A9"/>
    <w:rsid w:val="00704344"/>
    <w:rsid w:val="007045E6"/>
    <w:rsid w:val="00704E71"/>
    <w:rsid w:val="00710547"/>
    <w:rsid w:val="00711AE4"/>
    <w:rsid w:val="00713A85"/>
    <w:rsid w:val="00713D82"/>
    <w:rsid w:val="0071479A"/>
    <w:rsid w:val="007150B7"/>
    <w:rsid w:val="00715C07"/>
    <w:rsid w:val="00720492"/>
    <w:rsid w:val="0072171A"/>
    <w:rsid w:val="00722858"/>
    <w:rsid w:val="007228EF"/>
    <w:rsid w:val="0072307C"/>
    <w:rsid w:val="007231A0"/>
    <w:rsid w:val="00724985"/>
    <w:rsid w:val="00724C84"/>
    <w:rsid w:val="007261E9"/>
    <w:rsid w:val="0073008A"/>
    <w:rsid w:val="00731218"/>
    <w:rsid w:val="00734F06"/>
    <w:rsid w:val="00735023"/>
    <w:rsid w:val="007355C5"/>
    <w:rsid w:val="007368CC"/>
    <w:rsid w:val="0073750A"/>
    <w:rsid w:val="007378B1"/>
    <w:rsid w:val="00740928"/>
    <w:rsid w:val="007423F3"/>
    <w:rsid w:val="007455A6"/>
    <w:rsid w:val="00745A08"/>
    <w:rsid w:val="00746D6D"/>
    <w:rsid w:val="0075090E"/>
    <w:rsid w:val="00751C71"/>
    <w:rsid w:val="007613C9"/>
    <w:rsid w:val="00765366"/>
    <w:rsid w:val="00774D3E"/>
    <w:rsid w:val="00781978"/>
    <w:rsid w:val="00783046"/>
    <w:rsid w:val="00783A70"/>
    <w:rsid w:val="00783AE1"/>
    <w:rsid w:val="00785FF9"/>
    <w:rsid w:val="007937A7"/>
    <w:rsid w:val="00793C93"/>
    <w:rsid w:val="007946ED"/>
    <w:rsid w:val="00795995"/>
    <w:rsid w:val="00797B20"/>
    <w:rsid w:val="00797F57"/>
    <w:rsid w:val="007A08A7"/>
    <w:rsid w:val="007A0AEA"/>
    <w:rsid w:val="007A1D4B"/>
    <w:rsid w:val="007A2EDB"/>
    <w:rsid w:val="007A383B"/>
    <w:rsid w:val="007A499B"/>
    <w:rsid w:val="007A4D99"/>
    <w:rsid w:val="007A78A4"/>
    <w:rsid w:val="007A793A"/>
    <w:rsid w:val="007B0170"/>
    <w:rsid w:val="007B18D3"/>
    <w:rsid w:val="007B545C"/>
    <w:rsid w:val="007B733A"/>
    <w:rsid w:val="007B7880"/>
    <w:rsid w:val="007C0F0D"/>
    <w:rsid w:val="007C22DF"/>
    <w:rsid w:val="007C26E5"/>
    <w:rsid w:val="007C2D7E"/>
    <w:rsid w:val="007C556E"/>
    <w:rsid w:val="007D0BA1"/>
    <w:rsid w:val="007D1448"/>
    <w:rsid w:val="007D1AD3"/>
    <w:rsid w:val="007D452A"/>
    <w:rsid w:val="007D5F76"/>
    <w:rsid w:val="007E1F5D"/>
    <w:rsid w:val="007E431B"/>
    <w:rsid w:val="007E4EAF"/>
    <w:rsid w:val="007E560D"/>
    <w:rsid w:val="007E5C0D"/>
    <w:rsid w:val="007E69A4"/>
    <w:rsid w:val="007E79B2"/>
    <w:rsid w:val="007F0DB6"/>
    <w:rsid w:val="007F26BE"/>
    <w:rsid w:val="007F285B"/>
    <w:rsid w:val="007F2BBD"/>
    <w:rsid w:val="007F2EF4"/>
    <w:rsid w:val="007F3557"/>
    <w:rsid w:val="007F587E"/>
    <w:rsid w:val="007F69E0"/>
    <w:rsid w:val="008007A7"/>
    <w:rsid w:val="00800C0E"/>
    <w:rsid w:val="008028E1"/>
    <w:rsid w:val="00802A8F"/>
    <w:rsid w:val="00804273"/>
    <w:rsid w:val="00806A5F"/>
    <w:rsid w:val="00806EF5"/>
    <w:rsid w:val="008070A1"/>
    <w:rsid w:val="00807ACD"/>
    <w:rsid w:val="00812FE9"/>
    <w:rsid w:val="00814B4A"/>
    <w:rsid w:val="0081686B"/>
    <w:rsid w:val="008175D5"/>
    <w:rsid w:val="00817C12"/>
    <w:rsid w:val="008205FE"/>
    <w:rsid w:val="0082224A"/>
    <w:rsid w:val="008267AA"/>
    <w:rsid w:val="008273A3"/>
    <w:rsid w:val="008314D8"/>
    <w:rsid w:val="00832162"/>
    <w:rsid w:val="00834F6D"/>
    <w:rsid w:val="00840226"/>
    <w:rsid w:val="0084041B"/>
    <w:rsid w:val="008415FE"/>
    <w:rsid w:val="0084361F"/>
    <w:rsid w:val="00843872"/>
    <w:rsid w:val="00845392"/>
    <w:rsid w:val="008454CC"/>
    <w:rsid w:val="00846504"/>
    <w:rsid w:val="00846F60"/>
    <w:rsid w:val="00850B63"/>
    <w:rsid w:val="008519DA"/>
    <w:rsid w:val="0085301C"/>
    <w:rsid w:val="00854C4B"/>
    <w:rsid w:val="00854D67"/>
    <w:rsid w:val="00854EF7"/>
    <w:rsid w:val="00855FEA"/>
    <w:rsid w:val="00857E04"/>
    <w:rsid w:val="00860886"/>
    <w:rsid w:val="00860D66"/>
    <w:rsid w:val="008627CB"/>
    <w:rsid w:val="00864741"/>
    <w:rsid w:val="008655FE"/>
    <w:rsid w:val="00867494"/>
    <w:rsid w:val="008720B6"/>
    <w:rsid w:val="00872230"/>
    <w:rsid w:val="0087759B"/>
    <w:rsid w:val="0088029D"/>
    <w:rsid w:val="008856EB"/>
    <w:rsid w:val="00890218"/>
    <w:rsid w:val="008914C8"/>
    <w:rsid w:val="00892461"/>
    <w:rsid w:val="0089246A"/>
    <w:rsid w:val="00892D74"/>
    <w:rsid w:val="008935F8"/>
    <w:rsid w:val="0089468C"/>
    <w:rsid w:val="00894EFA"/>
    <w:rsid w:val="00895079"/>
    <w:rsid w:val="00895EFA"/>
    <w:rsid w:val="008A1162"/>
    <w:rsid w:val="008A1323"/>
    <w:rsid w:val="008A2518"/>
    <w:rsid w:val="008A7EB1"/>
    <w:rsid w:val="008A7F1F"/>
    <w:rsid w:val="008B046A"/>
    <w:rsid w:val="008B0B34"/>
    <w:rsid w:val="008B5456"/>
    <w:rsid w:val="008C20FE"/>
    <w:rsid w:val="008C390E"/>
    <w:rsid w:val="008C4147"/>
    <w:rsid w:val="008C666F"/>
    <w:rsid w:val="008D789F"/>
    <w:rsid w:val="008D7956"/>
    <w:rsid w:val="008E1750"/>
    <w:rsid w:val="008E2782"/>
    <w:rsid w:val="008E2AE6"/>
    <w:rsid w:val="008E3D24"/>
    <w:rsid w:val="008E58B3"/>
    <w:rsid w:val="008E68CF"/>
    <w:rsid w:val="008E7D71"/>
    <w:rsid w:val="008F23EC"/>
    <w:rsid w:val="008F3ED9"/>
    <w:rsid w:val="008F5799"/>
    <w:rsid w:val="008F669B"/>
    <w:rsid w:val="00900558"/>
    <w:rsid w:val="00901EE3"/>
    <w:rsid w:val="00904DB2"/>
    <w:rsid w:val="00904E6C"/>
    <w:rsid w:val="0090507D"/>
    <w:rsid w:val="009072B0"/>
    <w:rsid w:val="00910028"/>
    <w:rsid w:val="00910DFC"/>
    <w:rsid w:val="0091122F"/>
    <w:rsid w:val="00914374"/>
    <w:rsid w:val="00917EF1"/>
    <w:rsid w:val="00920B63"/>
    <w:rsid w:val="00924868"/>
    <w:rsid w:val="00926F77"/>
    <w:rsid w:val="009335E1"/>
    <w:rsid w:val="009341A5"/>
    <w:rsid w:val="00935A89"/>
    <w:rsid w:val="00937493"/>
    <w:rsid w:val="00941C82"/>
    <w:rsid w:val="00943002"/>
    <w:rsid w:val="0095214F"/>
    <w:rsid w:val="00954ED8"/>
    <w:rsid w:val="00955A7B"/>
    <w:rsid w:val="0095633B"/>
    <w:rsid w:val="009571D0"/>
    <w:rsid w:val="00957CBA"/>
    <w:rsid w:val="00960F2F"/>
    <w:rsid w:val="00962FE9"/>
    <w:rsid w:val="00963A18"/>
    <w:rsid w:val="00965B5D"/>
    <w:rsid w:val="00966173"/>
    <w:rsid w:val="00970011"/>
    <w:rsid w:val="00970720"/>
    <w:rsid w:val="00971967"/>
    <w:rsid w:val="0097254C"/>
    <w:rsid w:val="00972EF1"/>
    <w:rsid w:val="009816DF"/>
    <w:rsid w:val="00984E04"/>
    <w:rsid w:val="00986EDA"/>
    <w:rsid w:val="009902DC"/>
    <w:rsid w:val="0099192F"/>
    <w:rsid w:val="00992070"/>
    <w:rsid w:val="00996312"/>
    <w:rsid w:val="009970C2"/>
    <w:rsid w:val="00997EEB"/>
    <w:rsid w:val="009A0FD8"/>
    <w:rsid w:val="009A2A6B"/>
    <w:rsid w:val="009A2CDB"/>
    <w:rsid w:val="009A4308"/>
    <w:rsid w:val="009A6503"/>
    <w:rsid w:val="009A7B71"/>
    <w:rsid w:val="009A7C55"/>
    <w:rsid w:val="009B130C"/>
    <w:rsid w:val="009B164C"/>
    <w:rsid w:val="009B46B5"/>
    <w:rsid w:val="009B5041"/>
    <w:rsid w:val="009B538A"/>
    <w:rsid w:val="009B53B0"/>
    <w:rsid w:val="009B58F5"/>
    <w:rsid w:val="009B6C3E"/>
    <w:rsid w:val="009B74C2"/>
    <w:rsid w:val="009C062C"/>
    <w:rsid w:val="009C0F59"/>
    <w:rsid w:val="009C1AC3"/>
    <w:rsid w:val="009C1BE8"/>
    <w:rsid w:val="009C4B05"/>
    <w:rsid w:val="009C542C"/>
    <w:rsid w:val="009C65D3"/>
    <w:rsid w:val="009D0648"/>
    <w:rsid w:val="009D1A74"/>
    <w:rsid w:val="009D1D07"/>
    <w:rsid w:val="009D2095"/>
    <w:rsid w:val="009D3B33"/>
    <w:rsid w:val="009D3FB0"/>
    <w:rsid w:val="009E43A9"/>
    <w:rsid w:val="009E50D4"/>
    <w:rsid w:val="009E6AC7"/>
    <w:rsid w:val="009E7FFD"/>
    <w:rsid w:val="009F0A8B"/>
    <w:rsid w:val="009F2AD3"/>
    <w:rsid w:val="009F48C1"/>
    <w:rsid w:val="009F49B3"/>
    <w:rsid w:val="009F49D5"/>
    <w:rsid w:val="009F4C06"/>
    <w:rsid w:val="00A00F74"/>
    <w:rsid w:val="00A01C9C"/>
    <w:rsid w:val="00A034CA"/>
    <w:rsid w:val="00A03C9E"/>
    <w:rsid w:val="00A05642"/>
    <w:rsid w:val="00A06623"/>
    <w:rsid w:val="00A0784F"/>
    <w:rsid w:val="00A100C2"/>
    <w:rsid w:val="00A10DD2"/>
    <w:rsid w:val="00A13F35"/>
    <w:rsid w:val="00A15FB3"/>
    <w:rsid w:val="00A161C5"/>
    <w:rsid w:val="00A167E2"/>
    <w:rsid w:val="00A170DC"/>
    <w:rsid w:val="00A17892"/>
    <w:rsid w:val="00A20FB2"/>
    <w:rsid w:val="00A227D1"/>
    <w:rsid w:val="00A27345"/>
    <w:rsid w:val="00A30265"/>
    <w:rsid w:val="00A302F8"/>
    <w:rsid w:val="00A304B3"/>
    <w:rsid w:val="00A3101D"/>
    <w:rsid w:val="00A41C10"/>
    <w:rsid w:val="00A42C2B"/>
    <w:rsid w:val="00A44A07"/>
    <w:rsid w:val="00A45118"/>
    <w:rsid w:val="00A4724E"/>
    <w:rsid w:val="00A47B4D"/>
    <w:rsid w:val="00A51C7D"/>
    <w:rsid w:val="00A523BF"/>
    <w:rsid w:val="00A52577"/>
    <w:rsid w:val="00A5511F"/>
    <w:rsid w:val="00A56C22"/>
    <w:rsid w:val="00A60D38"/>
    <w:rsid w:val="00A61FDB"/>
    <w:rsid w:val="00A6202E"/>
    <w:rsid w:val="00A62326"/>
    <w:rsid w:val="00A644AB"/>
    <w:rsid w:val="00A657D1"/>
    <w:rsid w:val="00A67294"/>
    <w:rsid w:val="00A677C2"/>
    <w:rsid w:val="00A67C8E"/>
    <w:rsid w:val="00A703FC"/>
    <w:rsid w:val="00A72531"/>
    <w:rsid w:val="00A74BEB"/>
    <w:rsid w:val="00A7563F"/>
    <w:rsid w:val="00A772F0"/>
    <w:rsid w:val="00A81467"/>
    <w:rsid w:val="00A83283"/>
    <w:rsid w:val="00A83452"/>
    <w:rsid w:val="00A84E18"/>
    <w:rsid w:val="00A86DD8"/>
    <w:rsid w:val="00A9082D"/>
    <w:rsid w:val="00A90D55"/>
    <w:rsid w:val="00A95DCD"/>
    <w:rsid w:val="00A96EB9"/>
    <w:rsid w:val="00A9755B"/>
    <w:rsid w:val="00AA0DCD"/>
    <w:rsid w:val="00AA47B2"/>
    <w:rsid w:val="00AA6687"/>
    <w:rsid w:val="00AA73CA"/>
    <w:rsid w:val="00AB4263"/>
    <w:rsid w:val="00AB453C"/>
    <w:rsid w:val="00AC0230"/>
    <w:rsid w:val="00AC0AB3"/>
    <w:rsid w:val="00AC1F4E"/>
    <w:rsid w:val="00AC47E9"/>
    <w:rsid w:val="00AC5902"/>
    <w:rsid w:val="00AC67F2"/>
    <w:rsid w:val="00AC68E5"/>
    <w:rsid w:val="00AD1A01"/>
    <w:rsid w:val="00AD2912"/>
    <w:rsid w:val="00AD3089"/>
    <w:rsid w:val="00AD505D"/>
    <w:rsid w:val="00AD609D"/>
    <w:rsid w:val="00AD7A2A"/>
    <w:rsid w:val="00AE1504"/>
    <w:rsid w:val="00AE26E7"/>
    <w:rsid w:val="00AE3A41"/>
    <w:rsid w:val="00AE5436"/>
    <w:rsid w:val="00AE5A49"/>
    <w:rsid w:val="00AE665C"/>
    <w:rsid w:val="00AE6EB9"/>
    <w:rsid w:val="00AE7696"/>
    <w:rsid w:val="00AE7AB7"/>
    <w:rsid w:val="00AF2E6D"/>
    <w:rsid w:val="00AF4E99"/>
    <w:rsid w:val="00AF4FE7"/>
    <w:rsid w:val="00AF551F"/>
    <w:rsid w:val="00AF5571"/>
    <w:rsid w:val="00AF7F6A"/>
    <w:rsid w:val="00B00B08"/>
    <w:rsid w:val="00B05876"/>
    <w:rsid w:val="00B05B22"/>
    <w:rsid w:val="00B101D7"/>
    <w:rsid w:val="00B10642"/>
    <w:rsid w:val="00B111C6"/>
    <w:rsid w:val="00B11451"/>
    <w:rsid w:val="00B115DC"/>
    <w:rsid w:val="00B11CB6"/>
    <w:rsid w:val="00B129C7"/>
    <w:rsid w:val="00B15886"/>
    <w:rsid w:val="00B16506"/>
    <w:rsid w:val="00B16D9E"/>
    <w:rsid w:val="00B214C0"/>
    <w:rsid w:val="00B217AA"/>
    <w:rsid w:val="00B22306"/>
    <w:rsid w:val="00B23D6B"/>
    <w:rsid w:val="00B25825"/>
    <w:rsid w:val="00B271F0"/>
    <w:rsid w:val="00B27A61"/>
    <w:rsid w:val="00B340C8"/>
    <w:rsid w:val="00B3768A"/>
    <w:rsid w:val="00B40AC2"/>
    <w:rsid w:val="00B433CE"/>
    <w:rsid w:val="00B43D60"/>
    <w:rsid w:val="00B4738C"/>
    <w:rsid w:val="00B5207A"/>
    <w:rsid w:val="00B54643"/>
    <w:rsid w:val="00B55205"/>
    <w:rsid w:val="00B567E7"/>
    <w:rsid w:val="00B56FE7"/>
    <w:rsid w:val="00B62C75"/>
    <w:rsid w:val="00B6476D"/>
    <w:rsid w:val="00B72392"/>
    <w:rsid w:val="00B74059"/>
    <w:rsid w:val="00B74DDE"/>
    <w:rsid w:val="00B76A28"/>
    <w:rsid w:val="00B82764"/>
    <w:rsid w:val="00B841C8"/>
    <w:rsid w:val="00B84621"/>
    <w:rsid w:val="00B86AE2"/>
    <w:rsid w:val="00B879D4"/>
    <w:rsid w:val="00B914A2"/>
    <w:rsid w:val="00B93AA3"/>
    <w:rsid w:val="00B94666"/>
    <w:rsid w:val="00B955F8"/>
    <w:rsid w:val="00B97F89"/>
    <w:rsid w:val="00BA00B9"/>
    <w:rsid w:val="00BA0A41"/>
    <w:rsid w:val="00BA1DAD"/>
    <w:rsid w:val="00BA352B"/>
    <w:rsid w:val="00BB2B92"/>
    <w:rsid w:val="00BB3FFF"/>
    <w:rsid w:val="00BB415C"/>
    <w:rsid w:val="00BB7773"/>
    <w:rsid w:val="00BC22A4"/>
    <w:rsid w:val="00BD01FF"/>
    <w:rsid w:val="00BD21C2"/>
    <w:rsid w:val="00BD2CC8"/>
    <w:rsid w:val="00BE3C0D"/>
    <w:rsid w:val="00BE4CF0"/>
    <w:rsid w:val="00BE5F71"/>
    <w:rsid w:val="00BF0AC6"/>
    <w:rsid w:val="00BF1214"/>
    <w:rsid w:val="00BF297D"/>
    <w:rsid w:val="00BF6699"/>
    <w:rsid w:val="00BF7150"/>
    <w:rsid w:val="00C01AE3"/>
    <w:rsid w:val="00C03303"/>
    <w:rsid w:val="00C034FD"/>
    <w:rsid w:val="00C03993"/>
    <w:rsid w:val="00C03BA3"/>
    <w:rsid w:val="00C041D1"/>
    <w:rsid w:val="00C050FA"/>
    <w:rsid w:val="00C05FFE"/>
    <w:rsid w:val="00C110A9"/>
    <w:rsid w:val="00C1277E"/>
    <w:rsid w:val="00C132E6"/>
    <w:rsid w:val="00C14E44"/>
    <w:rsid w:val="00C16ECF"/>
    <w:rsid w:val="00C177BD"/>
    <w:rsid w:val="00C2307F"/>
    <w:rsid w:val="00C25203"/>
    <w:rsid w:val="00C25D37"/>
    <w:rsid w:val="00C25D72"/>
    <w:rsid w:val="00C26CAC"/>
    <w:rsid w:val="00C27D48"/>
    <w:rsid w:val="00C30435"/>
    <w:rsid w:val="00C304E1"/>
    <w:rsid w:val="00C35191"/>
    <w:rsid w:val="00C366A7"/>
    <w:rsid w:val="00C379FF"/>
    <w:rsid w:val="00C43322"/>
    <w:rsid w:val="00C46107"/>
    <w:rsid w:val="00C47A5C"/>
    <w:rsid w:val="00C50580"/>
    <w:rsid w:val="00C531EA"/>
    <w:rsid w:val="00C5452B"/>
    <w:rsid w:val="00C54EDA"/>
    <w:rsid w:val="00C55325"/>
    <w:rsid w:val="00C60987"/>
    <w:rsid w:val="00C652B0"/>
    <w:rsid w:val="00C65EE6"/>
    <w:rsid w:val="00C67577"/>
    <w:rsid w:val="00C71207"/>
    <w:rsid w:val="00C719C4"/>
    <w:rsid w:val="00C7338F"/>
    <w:rsid w:val="00C740E7"/>
    <w:rsid w:val="00C747DD"/>
    <w:rsid w:val="00C7645C"/>
    <w:rsid w:val="00C76EDB"/>
    <w:rsid w:val="00C8026E"/>
    <w:rsid w:val="00C829B8"/>
    <w:rsid w:val="00C845DC"/>
    <w:rsid w:val="00C86208"/>
    <w:rsid w:val="00C86D5A"/>
    <w:rsid w:val="00C92CF6"/>
    <w:rsid w:val="00C94AA3"/>
    <w:rsid w:val="00C94CC6"/>
    <w:rsid w:val="00C958CD"/>
    <w:rsid w:val="00C9669F"/>
    <w:rsid w:val="00C97EA5"/>
    <w:rsid w:val="00CA2C99"/>
    <w:rsid w:val="00CA39AA"/>
    <w:rsid w:val="00CA6536"/>
    <w:rsid w:val="00CA7013"/>
    <w:rsid w:val="00CA751F"/>
    <w:rsid w:val="00CA7925"/>
    <w:rsid w:val="00CB0F24"/>
    <w:rsid w:val="00CB1DA5"/>
    <w:rsid w:val="00CB21C8"/>
    <w:rsid w:val="00CB22F6"/>
    <w:rsid w:val="00CB3EA9"/>
    <w:rsid w:val="00CB3F6A"/>
    <w:rsid w:val="00CB6A46"/>
    <w:rsid w:val="00CC0550"/>
    <w:rsid w:val="00CC2642"/>
    <w:rsid w:val="00CC56E7"/>
    <w:rsid w:val="00CC7D2C"/>
    <w:rsid w:val="00CD3C21"/>
    <w:rsid w:val="00CE13D6"/>
    <w:rsid w:val="00CE3286"/>
    <w:rsid w:val="00CE5BF6"/>
    <w:rsid w:val="00CE5C79"/>
    <w:rsid w:val="00CF016A"/>
    <w:rsid w:val="00CF0A6C"/>
    <w:rsid w:val="00CF0C47"/>
    <w:rsid w:val="00CF18B7"/>
    <w:rsid w:val="00CF5871"/>
    <w:rsid w:val="00D00820"/>
    <w:rsid w:val="00D0671D"/>
    <w:rsid w:val="00D12C97"/>
    <w:rsid w:val="00D15217"/>
    <w:rsid w:val="00D15EA5"/>
    <w:rsid w:val="00D17BAB"/>
    <w:rsid w:val="00D2306D"/>
    <w:rsid w:val="00D23BE7"/>
    <w:rsid w:val="00D244F0"/>
    <w:rsid w:val="00D251D0"/>
    <w:rsid w:val="00D26AE9"/>
    <w:rsid w:val="00D2781E"/>
    <w:rsid w:val="00D312DD"/>
    <w:rsid w:val="00D314D5"/>
    <w:rsid w:val="00D31B2F"/>
    <w:rsid w:val="00D32963"/>
    <w:rsid w:val="00D3495B"/>
    <w:rsid w:val="00D35147"/>
    <w:rsid w:val="00D35C81"/>
    <w:rsid w:val="00D37B81"/>
    <w:rsid w:val="00D4054E"/>
    <w:rsid w:val="00D405AF"/>
    <w:rsid w:val="00D41E7C"/>
    <w:rsid w:val="00D43967"/>
    <w:rsid w:val="00D440A7"/>
    <w:rsid w:val="00D44ABB"/>
    <w:rsid w:val="00D44E5C"/>
    <w:rsid w:val="00D51489"/>
    <w:rsid w:val="00D5218E"/>
    <w:rsid w:val="00D54ABC"/>
    <w:rsid w:val="00D54F9F"/>
    <w:rsid w:val="00D60068"/>
    <w:rsid w:val="00D603A5"/>
    <w:rsid w:val="00D60F00"/>
    <w:rsid w:val="00D6390C"/>
    <w:rsid w:val="00D64516"/>
    <w:rsid w:val="00D650A7"/>
    <w:rsid w:val="00D652DD"/>
    <w:rsid w:val="00D65409"/>
    <w:rsid w:val="00D65F2B"/>
    <w:rsid w:val="00D66BDD"/>
    <w:rsid w:val="00D6793D"/>
    <w:rsid w:val="00D7250E"/>
    <w:rsid w:val="00D72909"/>
    <w:rsid w:val="00D72C99"/>
    <w:rsid w:val="00D73321"/>
    <w:rsid w:val="00D75A35"/>
    <w:rsid w:val="00D77FA5"/>
    <w:rsid w:val="00D80ECE"/>
    <w:rsid w:val="00D81322"/>
    <w:rsid w:val="00D81988"/>
    <w:rsid w:val="00D8532F"/>
    <w:rsid w:val="00D86490"/>
    <w:rsid w:val="00D8730A"/>
    <w:rsid w:val="00D92239"/>
    <w:rsid w:val="00D94B22"/>
    <w:rsid w:val="00D94F7D"/>
    <w:rsid w:val="00D966EE"/>
    <w:rsid w:val="00DA0E2A"/>
    <w:rsid w:val="00DA1E28"/>
    <w:rsid w:val="00DA5361"/>
    <w:rsid w:val="00DA5C0A"/>
    <w:rsid w:val="00DA7BC3"/>
    <w:rsid w:val="00DB1630"/>
    <w:rsid w:val="00DB2A16"/>
    <w:rsid w:val="00DB421C"/>
    <w:rsid w:val="00DB4DDF"/>
    <w:rsid w:val="00DC0FF7"/>
    <w:rsid w:val="00DC180E"/>
    <w:rsid w:val="00DC28DB"/>
    <w:rsid w:val="00DC30F8"/>
    <w:rsid w:val="00DC3447"/>
    <w:rsid w:val="00DC628C"/>
    <w:rsid w:val="00DC6F81"/>
    <w:rsid w:val="00DC7284"/>
    <w:rsid w:val="00DE1794"/>
    <w:rsid w:val="00DE22CB"/>
    <w:rsid w:val="00DE3DCB"/>
    <w:rsid w:val="00DE7635"/>
    <w:rsid w:val="00DF49C6"/>
    <w:rsid w:val="00DF540E"/>
    <w:rsid w:val="00DF5ACF"/>
    <w:rsid w:val="00DF5DA5"/>
    <w:rsid w:val="00DF60D1"/>
    <w:rsid w:val="00DF6BD9"/>
    <w:rsid w:val="00DF7DEA"/>
    <w:rsid w:val="00E009B2"/>
    <w:rsid w:val="00E01446"/>
    <w:rsid w:val="00E0302B"/>
    <w:rsid w:val="00E03B93"/>
    <w:rsid w:val="00E04E5D"/>
    <w:rsid w:val="00E05B35"/>
    <w:rsid w:val="00E079DD"/>
    <w:rsid w:val="00E1322A"/>
    <w:rsid w:val="00E142DD"/>
    <w:rsid w:val="00E159D1"/>
    <w:rsid w:val="00E15A12"/>
    <w:rsid w:val="00E168B1"/>
    <w:rsid w:val="00E17F90"/>
    <w:rsid w:val="00E2317A"/>
    <w:rsid w:val="00E26360"/>
    <w:rsid w:val="00E274FF"/>
    <w:rsid w:val="00E33D0B"/>
    <w:rsid w:val="00E369C5"/>
    <w:rsid w:val="00E37551"/>
    <w:rsid w:val="00E401B6"/>
    <w:rsid w:val="00E416F7"/>
    <w:rsid w:val="00E4246D"/>
    <w:rsid w:val="00E447A3"/>
    <w:rsid w:val="00E45713"/>
    <w:rsid w:val="00E45C20"/>
    <w:rsid w:val="00E469CB"/>
    <w:rsid w:val="00E5281A"/>
    <w:rsid w:val="00E537D1"/>
    <w:rsid w:val="00E54CBB"/>
    <w:rsid w:val="00E54D03"/>
    <w:rsid w:val="00E56763"/>
    <w:rsid w:val="00E56BBB"/>
    <w:rsid w:val="00E61676"/>
    <w:rsid w:val="00E635D8"/>
    <w:rsid w:val="00E63784"/>
    <w:rsid w:val="00E66062"/>
    <w:rsid w:val="00E67B65"/>
    <w:rsid w:val="00E73571"/>
    <w:rsid w:val="00E7493C"/>
    <w:rsid w:val="00E778FC"/>
    <w:rsid w:val="00E82119"/>
    <w:rsid w:val="00E8365F"/>
    <w:rsid w:val="00E87C86"/>
    <w:rsid w:val="00E9194D"/>
    <w:rsid w:val="00E929FE"/>
    <w:rsid w:val="00E92E42"/>
    <w:rsid w:val="00E93AC6"/>
    <w:rsid w:val="00E948A0"/>
    <w:rsid w:val="00E949B5"/>
    <w:rsid w:val="00E94FE0"/>
    <w:rsid w:val="00E95A71"/>
    <w:rsid w:val="00EA15DF"/>
    <w:rsid w:val="00EA48AD"/>
    <w:rsid w:val="00EA51CB"/>
    <w:rsid w:val="00EA538B"/>
    <w:rsid w:val="00EA5CC9"/>
    <w:rsid w:val="00EA5F5E"/>
    <w:rsid w:val="00EB0BFF"/>
    <w:rsid w:val="00EB1B29"/>
    <w:rsid w:val="00EB6E51"/>
    <w:rsid w:val="00EB7EC3"/>
    <w:rsid w:val="00EC02AC"/>
    <w:rsid w:val="00EC0756"/>
    <w:rsid w:val="00EC0ADB"/>
    <w:rsid w:val="00EC1368"/>
    <w:rsid w:val="00EC2306"/>
    <w:rsid w:val="00EC614D"/>
    <w:rsid w:val="00EC6614"/>
    <w:rsid w:val="00EC6657"/>
    <w:rsid w:val="00EC6998"/>
    <w:rsid w:val="00EC7B97"/>
    <w:rsid w:val="00ED310F"/>
    <w:rsid w:val="00ED31B4"/>
    <w:rsid w:val="00ED4101"/>
    <w:rsid w:val="00ED4405"/>
    <w:rsid w:val="00ED64AF"/>
    <w:rsid w:val="00ED795D"/>
    <w:rsid w:val="00EE01FC"/>
    <w:rsid w:val="00EE0DE8"/>
    <w:rsid w:val="00EE348C"/>
    <w:rsid w:val="00EF0C8B"/>
    <w:rsid w:val="00EF105E"/>
    <w:rsid w:val="00EF34EC"/>
    <w:rsid w:val="00EF4593"/>
    <w:rsid w:val="00F015A3"/>
    <w:rsid w:val="00F0398A"/>
    <w:rsid w:val="00F043A4"/>
    <w:rsid w:val="00F04561"/>
    <w:rsid w:val="00F0679E"/>
    <w:rsid w:val="00F0773E"/>
    <w:rsid w:val="00F109BA"/>
    <w:rsid w:val="00F1108C"/>
    <w:rsid w:val="00F12484"/>
    <w:rsid w:val="00F132AB"/>
    <w:rsid w:val="00F20A2E"/>
    <w:rsid w:val="00F20D4E"/>
    <w:rsid w:val="00F21145"/>
    <w:rsid w:val="00F230C6"/>
    <w:rsid w:val="00F25DBB"/>
    <w:rsid w:val="00F26250"/>
    <w:rsid w:val="00F301AB"/>
    <w:rsid w:val="00F30B2A"/>
    <w:rsid w:val="00F31561"/>
    <w:rsid w:val="00F32944"/>
    <w:rsid w:val="00F3418F"/>
    <w:rsid w:val="00F34A00"/>
    <w:rsid w:val="00F35B82"/>
    <w:rsid w:val="00F3620D"/>
    <w:rsid w:val="00F40A21"/>
    <w:rsid w:val="00F426B8"/>
    <w:rsid w:val="00F4316E"/>
    <w:rsid w:val="00F4354A"/>
    <w:rsid w:val="00F44156"/>
    <w:rsid w:val="00F45130"/>
    <w:rsid w:val="00F47D58"/>
    <w:rsid w:val="00F47E91"/>
    <w:rsid w:val="00F50000"/>
    <w:rsid w:val="00F5086A"/>
    <w:rsid w:val="00F53805"/>
    <w:rsid w:val="00F53FC4"/>
    <w:rsid w:val="00F545E6"/>
    <w:rsid w:val="00F5479C"/>
    <w:rsid w:val="00F56BF5"/>
    <w:rsid w:val="00F6068F"/>
    <w:rsid w:val="00F607E1"/>
    <w:rsid w:val="00F61FF4"/>
    <w:rsid w:val="00F62019"/>
    <w:rsid w:val="00F6230C"/>
    <w:rsid w:val="00F62B04"/>
    <w:rsid w:val="00F62F05"/>
    <w:rsid w:val="00F6352A"/>
    <w:rsid w:val="00F66035"/>
    <w:rsid w:val="00F6755E"/>
    <w:rsid w:val="00F7164D"/>
    <w:rsid w:val="00F72E7C"/>
    <w:rsid w:val="00F72EEC"/>
    <w:rsid w:val="00F73354"/>
    <w:rsid w:val="00F7381B"/>
    <w:rsid w:val="00F743F4"/>
    <w:rsid w:val="00F74C6A"/>
    <w:rsid w:val="00F76B47"/>
    <w:rsid w:val="00F82EEE"/>
    <w:rsid w:val="00F838F9"/>
    <w:rsid w:val="00F9025D"/>
    <w:rsid w:val="00F904D2"/>
    <w:rsid w:val="00F9054C"/>
    <w:rsid w:val="00F92358"/>
    <w:rsid w:val="00F9527D"/>
    <w:rsid w:val="00F966FD"/>
    <w:rsid w:val="00FA0935"/>
    <w:rsid w:val="00FA40BF"/>
    <w:rsid w:val="00FA4185"/>
    <w:rsid w:val="00FA668E"/>
    <w:rsid w:val="00FB0222"/>
    <w:rsid w:val="00FB5E26"/>
    <w:rsid w:val="00FC1696"/>
    <w:rsid w:val="00FC38E3"/>
    <w:rsid w:val="00FC5561"/>
    <w:rsid w:val="00FC6681"/>
    <w:rsid w:val="00FD1D14"/>
    <w:rsid w:val="00FD1E1E"/>
    <w:rsid w:val="00FD2A35"/>
    <w:rsid w:val="00FD3525"/>
    <w:rsid w:val="00FD3EA8"/>
    <w:rsid w:val="00FD5AA6"/>
    <w:rsid w:val="00FD6008"/>
    <w:rsid w:val="00FD6314"/>
    <w:rsid w:val="00FD6ADA"/>
    <w:rsid w:val="00FD6FB2"/>
    <w:rsid w:val="00FD78E2"/>
    <w:rsid w:val="00FE1C28"/>
    <w:rsid w:val="00FE1E4A"/>
    <w:rsid w:val="00FE3872"/>
    <w:rsid w:val="00FE3AA0"/>
    <w:rsid w:val="00FE4363"/>
    <w:rsid w:val="00FE5955"/>
  </w:rsids>
  <m:mathPr>
    <m:mathFont m:val="Cambria Math"/>
    <m:brkBin m:val="before"/>
    <m:brkBinSub m:val="--"/>
    <m:smallFrac m:val="0"/>
    <m:dispDef/>
    <m:lMargin m:val="0"/>
    <m:rMargin m:val="0"/>
    <m:defJc m:val="centerGroup"/>
    <m:wrapIndent m:val="1440"/>
    <m:intLim m:val="subSup"/>
    <m:naryLim m:val="undOvr"/>
  </m:mathPr>
  <w:themeFontLang w:val="en-GB"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852A2B"/>
  <w14:defaultImageDpi w14:val="330"/>
  <w15:docId w15:val="{8FC0755C-F891-4CA3-A442-F17778CFD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DD6"/>
    <w:rPr>
      <w:rFonts w:ascii="Corbel" w:hAnsi="Corbel"/>
    </w:rPr>
  </w:style>
  <w:style w:type="paragraph" w:styleId="Heading1">
    <w:name w:val="heading 1"/>
    <w:basedOn w:val="Normal"/>
    <w:next w:val="Normal"/>
    <w:link w:val="Heading1Char"/>
    <w:uiPriority w:val="1"/>
    <w:qFormat/>
    <w:rsid w:val="0008186A"/>
    <w:pPr>
      <w:keepNext/>
      <w:keepLines/>
      <w:numPr>
        <w:numId w:val="12"/>
      </w:numPr>
      <w:spacing w:before="480" w:after="120"/>
      <w:ind w:left="810" w:right="-346" w:hanging="810"/>
      <w:outlineLvl w:val="0"/>
    </w:pPr>
    <w:rPr>
      <w:rFonts w:asciiTheme="majorHAnsi" w:eastAsiaTheme="majorEastAsia" w:hAnsiTheme="majorHAnsi" w:cstheme="majorHAnsi"/>
      <w:b/>
      <w:bCs/>
      <w:color w:val="00B050"/>
      <w:sz w:val="40"/>
      <w:szCs w:val="40"/>
    </w:rPr>
  </w:style>
  <w:style w:type="paragraph" w:styleId="Heading2">
    <w:name w:val="heading 2"/>
    <w:basedOn w:val="Normal"/>
    <w:next w:val="Normal"/>
    <w:link w:val="Heading2Char"/>
    <w:uiPriority w:val="1"/>
    <w:unhideWhenUsed/>
    <w:qFormat/>
    <w:rsid w:val="00265055"/>
    <w:pPr>
      <w:keepNext/>
      <w:keepLines/>
      <w:numPr>
        <w:ilvl w:val="1"/>
        <w:numId w:val="12"/>
      </w:numPr>
      <w:spacing w:before="40"/>
      <w:jc w:val="both"/>
      <w:outlineLvl w:val="1"/>
    </w:pPr>
    <w:rPr>
      <w:rFonts w:asciiTheme="majorHAnsi" w:eastAsiaTheme="majorEastAsia" w:hAnsiTheme="majorHAnsi" w:cstheme="majorHAnsi"/>
      <w:b/>
      <w:bCs/>
      <w:color w:val="00B050"/>
    </w:rPr>
  </w:style>
  <w:style w:type="paragraph" w:styleId="Heading3">
    <w:name w:val="heading 3"/>
    <w:basedOn w:val="Heading2"/>
    <w:next w:val="Normal"/>
    <w:link w:val="Heading3Char"/>
    <w:uiPriority w:val="9"/>
    <w:unhideWhenUsed/>
    <w:qFormat/>
    <w:rsid w:val="007F3557"/>
    <w:pPr>
      <w:numPr>
        <w:ilvl w:val="2"/>
        <w:numId w:val="66"/>
      </w:numPr>
      <w:outlineLvl w:val="2"/>
    </w:pPr>
  </w:style>
  <w:style w:type="paragraph" w:styleId="Heading4">
    <w:name w:val="heading 4"/>
    <w:basedOn w:val="Normal"/>
    <w:next w:val="Normal"/>
    <w:link w:val="Heading4Char"/>
    <w:uiPriority w:val="9"/>
    <w:unhideWhenUsed/>
    <w:qFormat/>
    <w:rsid w:val="003F393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75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59B"/>
    <w:rPr>
      <w:rFonts w:ascii="Lucida Grande" w:hAnsi="Lucida Grande" w:cs="Lucida Grande"/>
      <w:sz w:val="18"/>
      <w:szCs w:val="18"/>
    </w:rPr>
  </w:style>
  <w:style w:type="paragraph" w:styleId="Header">
    <w:name w:val="header"/>
    <w:basedOn w:val="Normal"/>
    <w:link w:val="HeaderChar"/>
    <w:uiPriority w:val="99"/>
    <w:unhideWhenUsed/>
    <w:rsid w:val="007D452A"/>
    <w:pPr>
      <w:tabs>
        <w:tab w:val="center" w:pos="4320"/>
        <w:tab w:val="right" w:pos="8640"/>
      </w:tabs>
    </w:pPr>
  </w:style>
  <w:style w:type="character" w:customStyle="1" w:styleId="HeaderChar">
    <w:name w:val="Header Char"/>
    <w:basedOn w:val="DefaultParagraphFont"/>
    <w:link w:val="Header"/>
    <w:uiPriority w:val="99"/>
    <w:rsid w:val="007D452A"/>
  </w:style>
  <w:style w:type="paragraph" w:styleId="Footer">
    <w:name w:val="footer"/>
    <w:basedOn w:val="Normal"/>
    <w:link w:val="FooterChar"/>
    <w:uiPriority w:val="99"/>
    <w:unhideWhenUsed/>
    <w:rsid w:val="007D452A"/>
    <w:pPr>
      <w:tabs>
        <w:tab w:val="center" w:pos="4320"/>
        <w:tab w:val="right" w:pos="8640"/>
      </w:tabs>
    </w:pPr>
  </w:style>
  <w:style w:type="character" w:customStyle="1" w:styleId="FooterChar">
    <w:name w:val="Footer Char"/>
    <w:basedOn w:val="DefaultParagraphFont"/>
    <w:link w:val="Footer"/>
    <w:uiPriority w:val="99"/>
    <w:rsid w:val="007D452A"/>
  </w:style>
  <w:style w:type="character" w:customStyle="1" w:styleId="Heading1Char">
    <w:name w:val="Heading 1 Char"/>
    <w:basedOn w:val="DefaultParagraphFont"/>
    <w:link w:val="Heading1"/>
    <w:uiPriority w:val="1"/>
    <w:rsid w:val="0008186A"/>
    <w:rPr>
      <w:rFonts w:asciiTheme="majorHAnsi" w:eastAsiaTheme="majorEastAsia" w:hAnsiTheme="majorHAnsi" w:cstheme="majorHAnsi"/>
      <w:b/>
      <w:bCs/>
      <w:color w:val="00B050"/>
      <w:sz w:val="40"/>
      <w:szCs w:val="40"/>
    </w:rPr>
  </w:style>
  <w:style w:type="paragraph" w:styleId="Title">
    <w:name w:val="Title"/>
    <w:basedOn w:val="Normal"/>
    <w:next w:val="Normal"/>
    <w:link w:val="TitleChar"/>
    <w:uiPriority w:val="10"/>
    <w:qFormat/>
    <w:rsid w:val="0029339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9339C"/>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9C542C"/>
    <w:pPr>
      <w:ind w:left="720"/>
      <w:contextualSpacing/>
    </w:pPr>
  </w:style>
  <w:style w:type="character" w:styleId="Hyperlink">
    <w:name w:val="Hyperlink"/>
    <w:basedOn w:val="DefaultParagraphFont"/>
    <w:uiPriority w:val="99"/>
    <w:unhideWhenUsed/>
    <w:rsid w:val="004A32FA"/>
    <w:rPr>
      <w:color w:val="0000FF" w:themeColor="hyperlink"/>
      <w:u w:val="single"/>
    </w:rPr>
  </w:style>
  <w:style w:type="character" w:styleId="FollowedHyperlink">
    <w:name w:val="FollowedHyperlink"/>
    <w:basedOn w:val="DefaultParagraphFont"/>
    <w:uiPriority w:val="99"/>
    <w:semiHidden/>
    <w:unhideWhenUsed/>
    <w:rsid w:val="00804273"/>
    <w:rPr>
      <w:color w:val="800080" w:themeColor="followedHyperlink"/>
      <w:u w:val="single"/>
    </w:rPr>
  </w:style>
  <w:style w:type="character" w:customStyle="1" w:styleId="Heading2Char">
    <w:name w:val="Heading 2 Char"/>
    <w:basedOn w:val="DefaultParagraphFont"/>
    <w:link w:val="Heading2"/>
    <w:uiPriority w:val="1"/>
    <w:rsid w:val="00265055"/>
    <w:rPr>
      <w:rFonts w:asciiTheme="majorHAnsi" w:eastAsiaTheme="majorEastAsia" w:hAnsiTheme="majorHAnsi" w:cstheme="majorHAnsi"/>
      <w:b/>
      <w:bCs/>
      <w:color w:val="00B050"/>
    </w:rPr>
  </w:style>
  <w:style w:type="character" w:customStyle="1" w:styleId="Heading3Char">
    <w:name w:val="Heading 3 Char"/>
    <w:basedOn w:val="DefaultParagraphFont"/>
    <w:link w:val="Heading3"/>
    <w:uiPriority w:val="9"/>
    <w:rsid w:val="007F3557"/>
    <w:rPr>
      <w:rFonts w:asciiTheme="majorHAnsi" w:eastAsiaTheme="majorEastAsia" w:hAnsiTheme="majorHAnsi" w:cstheme="majorHAnsi"/>
      <w:b/>
      <w:bCs/>
      <w:color w:val="00B050"/>
    </w:rPr>
  </w:style>
  <w:style w:type="character" w:customStyle="1" w:styleId="Heading4Char">
    <w:name w:val="Heading 4 Char"/>
    <w:basedOn w:val="DefaultParagraphFont"/>
    <w:link w:val="Heading4"/>
    <w:uiPriority w:val="9"/>
    <w:rsid w:val="003F3935"/>
    <w:rPr>
      <w:rFonts w:asciiTheme="majorHAnsi" w:eastAsiaTheme="majorEastAsia" w:hAnsiTheme="majorHAnsi" w:cstheme="majorBidi"/>
      <w:i/>
      <w:iCs/>
      <w:color w:val="365F91" w:themeColor="accent1" w:themeShade="BF"/>
    </w:rPr>
  </w:style>
  <w:style w:type="paragraph" w:styleId="NoSpacing">
    <w:name w:val="No Spacing"/>
    <w:uiPriority w:val="1"/>
    <w:qFormat/>
    <w:rsid w:val="00CE3286"/>
    <w:rPr>
      <w:sz w:val="22"/>
      <w:szCs w:val="22"/>
      <w:lang w:val="en-US" w:eastAsia="zh-CN"/>
    </w:rPr>
  </w:style>
  <w:style w:type="character" w:customStyle="1" w:styleId="mw-headline">
    <w:name w:val="mw-headline"/>
    <w:basedOn w:val="DefaultParagraphFont"/>
    <w:rsid w:val="006D2CE6"/>
  </w:style>
  <w:style w:type="character" w:customStyle="1" w:styleId="mw-editsection">
    <w:name w:val="mw-editsection"/>
    <w:basedOn w:val="DefaultParagraphFont"/>
    <w:rsid w:val="006D2CE6"/>
  </w:style>
  <w:style w:type="character" w:customStyle="1" w:styleId="mw-editsection-bracket">
    <w:name w:val="mw-editsection-bracket"/>
    <w:basedOn w:val="DefaultParagraphFont"/>
    <w:rsid w:val="006D2CE6"/>
  </w:style>
  <w:style w:type="character" w:styleId="PageNumber">
    <w:name w:val="page number"/>
    <w:basedOn w:val="DefaultParagraphFont"/>
    <w:uiPriority w:val="99"/>
    <w:semiHidden/>
    <w:unhideWhenUsed/>
    <w:rsid w:val="006E0900"/>
  </w:style>
  <w:style w:type="paragraph" w:styleId="TOC1">
    <w:name w:val="toc 1"/>
    <w:basedOn w:val="Normal"/>
    <w:next w:val="Normal"/>
    <w:autoRedefine/>
    <w:uiPriority w:val="39"/>
    <w:unhideWhenUsed/>
    <w:rsid w:val="00E87C86"/>
    <w:pPr>
      <w:tabs>
        <w:tab w:val="left" w:pos="720"/>
        <w:tab w:val="right" w:leader="dot" w:pos="8290"/>
      </w:tabs>
      <w:spacing w:before="120"/>
    </w:pPr>
    <w:rPr>
      <w:b/>
      <w:bCs/>
      <w:caps/>
      <w:noProof/>
      <w:sz w:val="20"/>
      <w:szCs w:val="20"/>
    </w:rPr>
  </w:style>
  <w:style w:type="paragraph" w:styleId="TOC2">
    <w:name w:val="toc 2"/>
    <w:basedOn w:val="Normal"/>
    <w:next w:val="Normal"/>
    <w:autoRedefine/>
    <w:uiPriority w:val="39"/>
    <w:unhideWhenUsed/>
    <w:rsid w:val="00E87C86"/>
    <w:pPr>
      <w:tabs>
        <w:tab w:val="right" w:leader="dot" w:pos="8290"/>
      </w:tabs>
      <w:ind w:left="240"/>
    </w:pPr>
    <w:rPr>
      <w:smallCaps/>
      <w:noProof/>
      <w:sz w:val="20"/>
      <w:szCs w:val="20"/>
    </w:rPr>
  </w:style>
  <w:style w:type="paragraph" w:styleId="TOC3">
    <w:name w:val="toc 3"/>
    <w:basedOn w:val="Normal"/>
    <w:next w:val="Normal"/>
    <w:autoRedefine/>
    <w:uiPriority w:val="39"/>
    <w:unhideWhenUsed/>
    <w:rsid w:val="0067584B"/>
    <w:pPr>
      <w:ind w:left="480"/>
    </w:pPr>
    <w:rPr>
      <w:i/>
      <w:iCs/>
      <w:sz w:val="22"/>
      <w:szCs w:val="22"/>
    </w:rPr>
  </w:style>
  <w:style w:type="paragraph" w:styleId="TOC4">
    <w:name w:val="toc 4"/>
    <w:basedOn w:val="Normal"/>
    <w:next w:val="Normal"/>
    <w:autoRedefine/>
    <w:uiPriority w:val="39"/>
    <w:unhideWhenUsed/>
    <w:rsid w:val="0067584B"/>
    <w:pPr>
      <w:ind w:left="720"/>
    </w:pPr>
    <w:rPr>
      <w:sz w:val="18"/>
      <w:szCs w:val="18"/>
    </w:rPr>
  </w:style>
  <w:style w:type="paragraph" w:styleId="TOC5">
    <w:name w:val="toc 5"/>
    <w:basedOn w:val="Normal"/>
    <w:next w:val="Normal"/>
    <w:autoRedefine/>
    <w:uiPriority w:val="39"/>
    <w:unhideWhenUsed/>
    <w:rsid w:val="0067584B"/>
    <w:pPr>
      <w:ind w:left="960"/>
    </w:pPr>
    <w:rPr>
      <w:sz w:val="18"/>
      <w:szCs w:val="18"/>
    </w:rPr>
  </w:style>
  <w:style w:type="paragraph" w:styleId="TOC6">
    <w:name w:val="toc 6"/>
    <w:basedOn w:val="Normal"/>
    <w:next w:val="Normal"/>
    <w:autoRedefine/>
    <w:uiPriority w:val="39"/>
    <w:unhideWhenUsed/>
    <w:rsid w:val="0067584B"/>
    <w:pPr>
      <w:ind w:left="1200"/>
    </w:pPr>
    <w:rPr>
      <w:sz w:val="18"/>
      <w:szCs w:val="18"/>
    </w:rPr>
  </w:style>
  <w:style w:type="paragraph" w:styleId="TOC7">
    <w:name w:val="toc 7"/>
    <w:basedOn w:val="Normal"/>
    <w:next w:val="Normal"/>
    <w:autoRedefine/>
    <w:uiPriority w:val="39"/>
    <w:unhideWhenUsed/>
    <w:rsid w:val="0067584B"/>
    <w:pPr>
      <w:ind w:left="1440"/>
    </w:pPr>
    <w:rPr>
      <w:sz w:val="18"/>
      <w:szCs w:val="18"/>
    </w:rPr>
  </w:style>
  <w:style w:type="paragraph" w:styleId="TOC8">
    <w:name w:val="toc 8"/>
    <w:basedOn w:val="Normal"/>
    <w:next w:val="Normal"/>
    <w:autoRedefine/>
    <w:uiPriority w:val="39"/>
    <w:unhideWhenUsed/>
    <w:rsid w:val="0067584B"/>
    <w:pPr>
      <w:ind w:left="1680"/>
    </w:pPr>
    <w:rPr>
      <w:sz w:val="18"/>
      <w:szCs w:val="18"/>
    </w:rPr>
  </w:style>
  <w:style w:type="paragraph" w:styleId="TOC9">
    <w:name w:val="toc 9"/>
    <w:basedOn w:val="Normal"/>
    <w:next w:val="Normal"/>
    <w:autoRedefine/>
    <w:uiPriority w:val="39"/>
    <w:unhideWhenUsed/>
    <w:rsid w:val="0067584B"/>
    <w:pPr>
      <w:ind w:left="1920"/>
    </w:pPr>
    <w:rPr>
      <w:sz w:val="18"/>
      <w:szCs w:val="18"/>
    </w:rPr>
  </w:style>
  <w:style w:type="paragraph" w:styleId="Index1">
    <w:name w:val="index 1"/>
    <w:basedOn w:val="Normal"/>
    <w:next w:val="Normal"/>
    <w:autoRedefine/>
    <w:uiPriority w:val="99"/>
    <w:unhideWhenUsed/>
    <w:rsid w:val="003D0848"/>
    <w:pPr>
      <w:ind w:left="240" w:hanging="240"/>
    </w:pPr>
    <w:rPr>
      <w:sz w:val="20"/>
      <w:szCs w:val="20"/>
    </w:rPr>
  </w:style>
  <w:style w:type="paragraph" w:styleId="Index2">
    <w:name w:val="index 2"/>
    <w:basedOn w:val="Normal"/>
    <w:next w:val="Normal"/>
    <w:autoRedefine/>
    <w:uiPriority w:val="99"/>
    <w:unhideWhenUsed/>
    <w:rsid w:val="003D0848"/>
    <w:pPr>
      <w:ind w:left="480" w:hanging="240"/>
    </w:pPr>
    <w:rPr>
      <w:sz w:val="20"/>
      <w:szCs w:val="20"/>
    </w:rPr>
  </w:style>
  <w:style w:type="paragraph" w:styleId="Index3">
    <w:name w:val="index 3"/>
    <w:basedOn w:val="Normal"/>
    <w:next w:val="Normal"/>
    <w:autoRedefine/>
    <w:uiPriority w:val="99"/>
    <w:unhideWhenUsed/>
    <w:rsid w:val="003D0848"/>
    <w:pPr>
      <w:ind w:left="720" w:hanging="240"/>
    </w:pPr>
    <w:rPr>
      <w:sz w:val="20"/>
      <w:szCs w:val="20"/>
    </w:rPr>
  </w:style>
  <w:style w:type="paragraph" w:styleId="Index4">
    <w:name w:val="index 4"/>
    <w:basedOn w:val="Normal"/>
    <w:next w:val="Normal"/>
    <w:autoRedefine/>
    <w:uiPriority w:val="99"/>
    <w:unhideWhenUsed/>
    <w:rsid w:val="003D0848"/>
    <w:pPr>
      <w:ind w:left="960" w:hanging="240"/>
    </w:pPr>
    <w:rPr>
      <w:sz w:val="20"/>
      <w:szCs w:val="20"/>
    </w:rPr>
  </w:style>
  <w:style w:type="paragraph" w:styleId="Index5">
    <w:name w:val="index 5"/>
    <w:basedOn w:val="Normal"/>
    <w:next w:val="Normal"/>
    <w:autoRedefine/>
    <w:uiPriority w:val="99"/>
    <w:unhideWhenUsed/>
    <w:rsid w:val="003D0848"/>
    <w:pPr>
      <w:ind w:left="1200" w:hanging="240"/>
    </w:pPr>
    <w:rPr>
      <w:sz w:val="20"/>
      <w:szCs w:val="20"/>
    </w:rPr>
  </w:style>
  <w:style w:type="paragraph" w:styleId="Index6">
    <w:name w:val="index 6"/>
    <w:basedOn w:val="Normal"/>
    <w:next w:val="Normal"/>
    <w:autoRedefine/>
    <w:uiPriority w:val="99"/>
    <w:unhideWhenUsed/>
    <w:rsid w:val="003D0848"/>
    <w:pPr>
      <w:ind w:left="1440" w:hanging="240"/>
    </w:pPr>
    <w:rPr>
      <w:sz w:val="20"/>
      <w:szCs w:val="20"/>
    </w:rPr>
  </w:style>
  <w:style w:type="paragraph" w:styleId="Index7">
    <w:name w:val="index 7"/>
    <w:basedOn w:val="Normal"/>
    <w:next w:val="Normal"/>
    <w:autoRedefine/>
    <w:uiPriority w:val="99"/>
    <w:unhideWhenUsed/>
    <w:rsid w:val="003D0848"/>
    <w:pPr>
      <w:ind w:left="1680" w:hanging="240"/>
    </w:pPr>
    <w:rPr>
      <w:sz w:val="20"/>
      <w:szCs w:val="20"/>
    </w:rPr>
  </w:style>
  <w:style w:type="paragraph" w:styleId="Index8">
    <w:name w:val="index 8"/>
    <w:basedOn w:val="Normal"/>
    <w:next w:val="Normal"/>
    <w:autoRedefine/>
    <w:uiPriority w:val="99"/>
    <w:unhideWhenUsed/>
    <w:rsid w:val="003D0848"/>
    <w:pPr>
      <w:ind w:left="1920" w:hanging="240"/>
    </w:pPr>
    <w:rPr>
      <w:sz w:val="20"/>
      <w:szCs w:val="20"/>
    </w:rPr>
  </w:style>
  <w:style w:type="paragraph" w:styleId="Index9">
    <w:name w:val="index 9"/>
    <w:basedOn w:val="Normal"/>
    <w:next w:val="Normal"/>
    <w:autoRedefine/>
    <w:uiPriority w:val="99"/>
    <w:unhideWhenUsed/>
    <w:rsid w:val="003D0848"/>
    <w:pPr>
      <w:ind w:left="2160" w:hanging="240"/>
    </w:pPr>
    <w:rPr>
      <w:sz w:val="20"/>
      <w:szCs w:val="20"/>
    </w:rPr>
  </w:style>
  <w:style w:type="paragraph" w:styleId="IndexHeading">
    <w:name w:val="index heading"/>
    <w:basedOn w:val="Normal"/>
    <w:next w:val="Index1"/>
    <w:uiPriority w:val="99"/>
    <w:unhideWhenUsed/>
    <w:rsid w:val="003D0848"/>
    <w:pPr>
      <w:spacing w:before="120" w:after="120"/>
    </w:pPr>
    <w:rPr>
      <w:i/>
      <w:iCs/>
      <w:sz w:val="20"/>
      <w:szCs w:val="20"/>
    </w:rPr>
  </w:style>
  <w:style w:type="paragraph" w:styleId="TOCHeading">
    <w:name w:val="TOC Heading"/>
    <w:basedOn w:val="Heading1"/>
    <w:next w:val="Normal"/>
    <w:uiPriority w:val="39"/>
    <w:unhideWhenUsed/>
    <w:qFormat/>
    <w:rsid w:val="003D0848"/>
    <w:pPr>
      <w:spacing w:line="276" w:lineRule="auto"/>
      <w:outlineLvl w:val="9"/>
    </w:pPr>
    <w:rPr>
      <w:color w:val="365F91" w:themeColor="accent1" w:themeShade="BF"/>
      <w:sz w:val="28"/>
      <w:szCs w:val="28"/>
      <w:lang w:val="nl-NL" w:eastAsia="nl-NL"/>
    </w:rPr>
  </w:style>
  <w:style w:type="character" w:styleId="CommentReference">
    <w:name w:val="annotation reference"/>
    <w:basedOn w:val="DefaultParagraphFont"/>
    <w:uiPriority w:val="99"/>
    <w:semiHidden/>
    <w:unhideWhenUsed/>
    <w:rsid w:val="00901EE3"/>
    <w:rPr>
      <w:sz w:val="16"/>
      <w:szCs w:val="16"/>
    </w:rPr>
  </w:style>
  <w:style w:type="paragraph" w:styleId="CommentText">
    <w:name w:val="annotation text"/>
    <w:basedOn w:val="Normal"/>
    <w:link w:val="CommentTextChar"/>
    <w:unhideWhenUsed/>
    <w:rsid w:val="00901EE3"/>
    <w:rPr>
      <w:sz w:val="20"/>
      <w:szCs w:val="20"/>
    </w:rPr>
  </w:style>
  <w:style w:type="character" w:customStyle="1" w:styleId="CommentTextChar">
    <w:name w:val="Comment Text Char"/>
    <w:basedOn w:val="DefaultParagraphFont"/>
    <w:link w:val="CommentText"/>
    <w:rsid w:val="00901EE3"/>
    <w:rPr>
      <w:sz w:val="20"/>
      <w:szCs w:val="20"/>
    </w:rPr>
  </w:style>
  <w:style w:type="table" w:styleId="TableGrid">
    <w:name w:val="Table Grid"/>
    <w:basedOn w:val="TableNormal"/>
    <w:uiPriority w:val="39"/>
    <w:rsid w:val="00901E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91408"/>
    <w:rPr>
      <w:b/>
      <w:bCs/>
    </w:rPr>
  </w:style>
  <w:style w:type="character" w:customStyle="1" w:styleId="CommentSubjectChar">
    <w:name w:val="Comment Subject Char"/>
    <w:basedOn w:val="CommentTextChar"/>
    <w:link w:val="CommentSubject"/>
    <w:uiPriority w:val="99"/>
    <w:semiHidden/>
    <w:rsid w:val="00591408"/>
    <w:rPr>
      <w:b/>
      <w:bCs/>
      <w:sz w:val="20"/>
      <w:szCs w:val="20"/>
    </w:rPr>
  </w:style>
  <w:style w:type="paragraph" w:customStyle="1" w:styleId="AidTitel">
    <w:name w:val="Aid_Titel"/>
    <w:basedOn w:val="Normal"/>
    <w:rsid w:val="00D15EA5"/>
    <w:pPr>
      <w:spacing w:line="620" w:lineRule="exact"/>
    </w:pPr>
    <w:rPr>
      <w:rFonts w:ascii="Georgia" w:eastAsia="Times New Roman" w:hAnsi="Georgia" w:cs="Times New Roman"/>
      <w:b/>
      <w:sz w:val="54"/>
      <w:szCs w:val="44"/>
      <w:lang w:val="en-US" w:eastAsia="nl-NL" w:bidi="th-TH"/>
    </w:rPr>
  </w:style>
  <w:style w:type="paragraph" w:styleId="Subtitle">
    <w:name w:val="Subtitle"/>
    <w:basedOn w:val="Normal"/>
    <w:next w:val="Normal"/>
    <w:link w:val="SubtitleChar"/>
    <w:uiPriority w:val="11"/>
    <w:qFormat/>
    <w:rsid w:val="002F0852"/>
    <w:pPr>
      <w:numPr>
        <w:ilvl w:val="1"/>
      </w:numPr>
    </w:pPr>
    <w:rPr>
      <w:rFonts w:eastAsiaTheme="majorEastAsia" w:cstheme="majorBidi"/>
      <w:b/>
      <w:iCs/>
      <w:color w:val="D2310B"/>
      <w:spacing w:val="15"/>
      <w:sz w:val="48"/>
      <w:lang w:eastAsia="nl-NL"/>
    </w:rPr>
  </w:style>
  <w:style w:type="character" w:customStyle="1" w:styleId="SubtitleChar">
    <w:name w:val="Subtitle Char"/>
    <w:basedOn w:val="DefaultParagraphFont"/>
    <w:link w:val="Subtitle"/>
    <w:uiPriority w:val="11"/>
    <w:rsid w:val="002F0852"/>
    <w:rPr>
      <w:rFonts w:ascii="Corbel" w:eastAsiaTheme="majorEastAsia" w:hAnsi="Corbel" w:cstheme="majorBidi"/>
      <w:b/>
      <w:iCs/>
      <w:color w:val="D2310B"/>
      <w:spacing w:val="15"/>
      <w:sz w:val="48"/>
      <w:lang w:eastAsia="nl-NL"/>
    </w:rPr>
  </w:style>
  <w:style w:type="character" w:customStyle="1" w:styleId="ListParagraphChar">
    <w:name w:val="List Paragraph Char"/>
    <w:basedOn w:val="DefaultParagraphFont"/>
    <w:link w:val="ListParagraph"/>
    <w:uiPriority w:val="34"/>
    <w:rsid w:val="00C1277E"/>
  </w:style>
  <w:style w:type="paragraph" w:styleId="DocumentMap">
    <w:name w:val="Document Map"/>
    <w:basedOn w:val="Normal"/>
    <w:link w:val="DocumentMapChar"/>
    <w:uiPriority w:val="99"/>
    <w:semiHidden/>
    <w:unhideWhenUsed/>
    <w:rsid w:val="00E56BBB"/>
    <w:rPr>
      <w:rFonts w:ascii="Times New Roman" w:hAnsi="Times New Roman" w:cs="Times New Roman"/>
    </w:rPr>
  </w:style>
  <w:style w:type="character" w:customStyle="1" w:styleId="DocumentMapChar">
    <w:name w:val="Document Map Char"/>
    <w:basedOn w:val="DefaultParagraphFont"/>
    <w:link w:val="DocumentMap"/>
    <w:uiPriority w:val="99"/>
    <w:semiHidden/>
    <w:rsid w:val="00E56BBB"/>
    <w:rPr>
      <w:rFonts w:ascii="Times New Roman" w:hAnsi="Times New Roman" w:cs="Times New Roman"/>
    </w:rPr>
  </w:style>
  <w:style w:type="paragraph" w:styleId="FootnoteText">
    <w:name w:val="footnote text"/>
    <w:basedOn w:val="Normal"/>
    <w:link w:val="FootnoteTextChar"/>
    <w:uiPriority w:val="99"/>
    <w:rsid w:val="004A2DD6"/>
    <w:rPr>
      <w:rFonts w:ascii="Verdana" w:eastAsia="Times New Roman" w:hAnsi="Verdana" w:cs="Times New Roman"/>
      <w:sz w:val="20"/>
      <w:szCs w:val="20"/>
      <w:lang w:val="nl-NL" w:eastAsia="nl-NL"/>
    </w:rPr>
  </w:style>
  <w:style w:type="character" w:customStyle="1" w:styleId="FootnoteTextChar">
    <w:name w:val="Footnote Text Char"/>
    <w:basedOn w:val="DefaultParagraphFont"/>
    <w:link w:val="FootnoteText"/>
    <w:uiPriority w:val="99"/>
    <w:rsid w:val="004A2DD6"/>
    <w:rPr>
      <w:rFonts w:ascii="Verdana" w:eastAsia="Times New Roman" w:hAnsi="Verdana" w:cs="Times New Roman"/>
      <w:sz w:val="20"/>
      <w:szCs w:val="20"/>
      <w:lang w:val="nl-NL" w:eastAsia="nl-NL"/>
    </w:rPr>
  </w:style>
  <w:style w:type="character" w:styleId="FootnoteReference">
    <w:name w:val="footnote reference"/>
    <w:basedOn w:val="DefaultParagraphFont"/>
    <w:uiPriority w:val="99"/>
    <w:rsid w:val="004A2DD6"/>
    <w:rPr>
      <w:vertAlign w:val="superscript"/>
    </w:rPr>
  </w:style>
  <w:style w:type="paragraph" w:styleId="Revision">
    <w:name w:val="Revision"/>
    <w:hidden/>
    <w:uiPriority w:val="99"/>
    <w:semiHidden/>
    <w:rsid w:val="00B914A2"/>
    <w:rPr>
      <w:rFonts w:ascii="Corbel" w:hAnsi="Corbel"/>
    </w:rPr>
  </w:style>
  <w:style w:type="table" w:customStyle="1" w:styleId="TableGrid1">
    <w:name w:val="Table Grid1"/>
    <w:basedOn w:val="TableNormal"/>
    <w:next w:val="TableGrid"/>
    <w:uiPriority w:val="39"/>
    <w:rsid w:val="00D81322"/>
    <w:rPr>
      <w:rFonts w:ascii="Calibri" w:eastAsia="Calibri" w:hAnsi="Calibri" w:cs="Cordia New"/>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64741"/>
    <w:pPr>
      <w:spacing w:before="100" w:beforeAutospacing="1" w:after="100" w:afterAutospacing="1"/>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9F0A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65764">
      <w:bodyDiv w:val="1"/>
      <w:marLeft w:val="0"/>
      <w:marRight w:val="0"/>
      <w:marTop w:val="0"/>
      <w:marBottom w:val="0"/>
      <w:divBdr>
        <w:top w:val="none" w:sz="0" w:space="0" w:color="auto"/>
        <w:left w:val="none" w:sz="0" w:space="0" w:color="auto"/>
        <w:bottom w:val="none" w:sz="0" w:space="0" w:color="auto"/>
        <w:right w:val="none" w:sz="0" w:space="0" w:color="auto"/>
      </w:divBdr>
      <w:divsChild>
        <w:div w:id="1972977118">
          <w:marLeft w:val="547"/>
          <w:marRight w:val="0"/>
          <w:marTop w:val="0"/>
          <w:marBottom w:val="0"/>
          <w:divBdr>
            <w:top w:val="none" w:sz="0" w:space="0" w:color="auto"/>
            <w:left w:val="none" w:sz="0" w:space="0" w:color="auto"/>
            <w:bottom w:val="none" w:sz="0" w:space="0" w:color="auto"/>
            <w:right w:val="none" w:sz="0" w:space="0" w:color="auto"/>
          </w:divBdr>
        </w:div>
      </w:divsChild>
    </w:div>
    <w:div w:id="83958431">
      <w:bodyDiv w:val="1"/>
      <w:marLeft w:val="0"/>
      <w:marRight w:val="0"/>
      <w:marTop w:val="0"/>
      <w:marBottom w:val="0"/>
      <w:divBdr>
        <w:top w:val="none" w:sz="0" w:space="0" w:color="auto"/>
        <w:left w:val="none" w:sz="0" w:space="0" w:color="auto"/>
        <w:bottom w:val="none" w:sz="0" w:space="0" w:color="auto"/>
        <w:right w:val="none" w:sz="0" w:space="0" w:color="auto"/>
      </w:divBdr>
    </w:div>
    <w:div w:id="229770668">
      <w:bodyDiv w:val="1"/>
      <w:marLeft w:val="0"/>
      <w:marRight w:val="0"/>
      <w:marTop w:val="0"/>
      <w:marBottom w:val="0"/>
      <w:divBdr>
        <w:top w:val="none" w:sz="0" w:space="0" w:color="auto"/>
        <w:left w:val="none" w:sz="0" w:space="0" w:color="auto"/>
        <w:bottom w:val="none" w:sz="0" w:space="0" w:color="auto"/>
        <w:right w:val="none" w:sz="0" w:space="0" w:color="auto"/>
      </w:divBdr>
    </w:div>
    <w:div w:id="305623787">
      <w:bodyDiv w:val="1"/>
      <w:marLeft w:val="0"/>
      <w:marRight w:val="0"/>
      <w:marTop w:val="0"/>
      <w:marBottom w:val="0"/>
      <w:divBdr>
        <w:top w:val="none" w:sz="0" w:space="0" w:color="auto"/>
        <w:left w:val="none" w:sz="0" w:space="0" w:color="auto"/>
        <w:bottom w:val="none" w:sz="0" w:space="0" w:color="auto"/>
        <w:right w:val="none" w:sz="0" w:space="0" w:color="auto"/>
      </w:divBdr>
    </w:div>
    <w:div w:id="383912329">
      <w:bodyDiv w:val="1"/>
      <w:marLeft w:val="0"/>
      <w:marRight w:val="0"/>
      <w:marTop w:val="0"/>
      <w:marBottom w:val="0"/>
      <w:divBdr>
        <w:top w:val="none" w:sz="0" w:space="0" w:color="auto"/>
        <w:left w:val="none" w:sz="0" w:space="0" w:color="auto"/>
        <w:bottom w:val="none" w:sz="0" w:space="0" w:color="auto"/>
        <w:right w:val="none" w:sz="0" w:space="0" w:color="auto"/>
      </w:divBdr>
    </w:div>
    <w:div w:id="452215896">
      <w:bodyDiv w:val="1"/>
      <w:marLeft w:val="0"/>
      <w:marRight w:val="0"/>
      <w:marTop w:val="0"/>
      <w:marBottom w:val="0"/>
      <w:divBdr>
        <w:top w:val="none" w:sz="0" w:space="0" w:color="auto"/>
        <w:left w:val="none" w:sz="0" w:space="0" w:color="auto"/>
        <w:bottom w:val="none" w:sz="0" w:space="0" w:color="auto"/>
        <w:right w:val="none" w:sz="0" w:space="0" w:color="auto"/>
      </w:divBdr>
    </w:div>
    <w:div w:id="474638115">
      <w:bodyDiv w:val="1"/>
      <w:marLeft w:val="0"/>
      <w:marRight w:val="0"/>
      <w:marTop w:val="0"/>
      <w:marBottom w:val="0"/>
      <w:divBdr>
        <w:top w:val="none" w:sz="0" w:space="0" w:color="auto"/>
        <w:left w:val="none" w:sz="0" w:space="0" w:color="auto"/>
        <w:bottom w:val="none" w:sz="0" w:space="0" w:color="auto"/>
        <w:right w:val="none" w:sz="0" w:space="0" w:color="auto"/>
      </w:divBdr>
    </w:div>
    <w:div w:id="550503671">
      <w:bodyDiv w:val="1"/>
      <w:marLeft w:val="0"/>
      <w:marRight w:val="0"/>
      <w:marTop w:val="0"/>
      <w:marBottom w:val="0"/>
      <w:divBdr>
        <w:top w:val="none" w:sz="0" w:space="0" w:color="auto"/>
        <w:left w:val="none" w:sz="0" w:space="0" w:color="auto"/>
        <w:bottom w:val="none" w:sz="0" w:space="0" w:color="auto"/>
        <w:right w:val="none" w:sz="0" w:space="0" w:color="auto"/>
      </w:divBdr>
    </w:div>
    <w:div w:id="924074212">
      <w:bodyDiv w:val="1"/>
      <w:marLeft w:val="0"/>
      <w:marRight w:val="0"/>
      <w:marTop w:val="0"/>
      <w:marBottom w:val="0"/>
      <w:divBdr>
        <w:top w:val="none" w:sz="0" w:space="0" w:color="auto"/>
        <w:left w:val="none" w:sz="0" w:space="0" w:color="auto"/>
        <w:bottom w:val="none" w:sz="0" w:space="0" w:color="auto"/>
        <w:right w:val="none" w:sz="0" w:space="0" w:color="auto"/>
      </w:divBdr>
    </w:div>
    <w:div w:id="941769360">
      <w:bodyDiv w:val="1"/>
      <w:marLeft w:val="0"/>
      <w:marRight w:val="0"/>
      <w:marTop w:val="0"/>
      <w:marBottom w:val="0"/>
      <w:divBdr>
        <w:top w:val="none" w:sz="0" w:space="0" w:color="auto"/>
        <w:left w:val="none" w:sz="0" w:space="0" w:color="auto"/>
        <w:bottom w:val="none" w:sz="0" w:space="0" w:color="auto"/>
        <w:right w:val="none" w:sz="0" w:space="0" w:color="auto"/>
      </w:divBdr>
    </w:div>
    <w:div w:id="1004934162">
      <w:bodyDiv w:val="1"/>
      <w:marLeft w:val="0"/>
      <w:marRight w:val="0"/>
      <w:marTop w:val="0"/>
      <w:marBottom w:val="0"/>
      <w:divBdr>
        <w:top w:val="none" w:sz="0" w:space="0" w:color="auto"/>
        <w:left w:val="none" w:sz="0" w:space="0" w:color="auto"/>
        <w:bottom w:val="none" w:sz="0" w:space="0" w:color="auto"/>
        <w:right w:val="none" w:sz="0" w:space="0" w:color="auto"/>
      </w:divBdr>
    </w:div>
    <w:div w:id="1124154974">
      <w:bodyDiv w:val="1"/>
      <w:marLeft w:val="0"/>
      <w:marRight w:val="0"/>
      <w:marTop w:val="0"/>
      <w:marBottom w:val="0"/>
      <w:divBdr>
        <w:top w:val="none" w:sz="0" w:space="0" w:color="auto"/>
        <w:left w:val="none" w:sz="0" w:space="0" w:color="auto"/>
        <w:bottom w:val="none" w:sz="0" w:space="0" w:color="auto"/>
        <w:right w:val="none" w:sz="0" w:space="0" w:color="auto"/>
      </w:divBdr>
      <w:divsChild>
        <w:div w:id="159776800">
          <w:marLeft w:val="547"/>
          <w:marRight w:val="0"/>
          <w:marTop w:val="0"/>
          <w:marBottom w:val="0"/>
          <w:divBdr>
            <w:top w:val="none" w:sz="0" w:space="0" w:color="auto"/>
            <w:left w:val="none" w:sz="0" w:space="0" w:color="auto"/>
            <w:bottom w:val="none" w:sz="0" w:space="0" w:color="auto"/>
            <w:right w:val="none" w:sz="0" w:space="0" w:color="auto"/>
          </w:divBdr>
        </w:div>
      </w:divsChild>
    </w:div>
    <w:div w:id="1140612373">
      <w:bodyDiv w:val="1"/>
      <w:marLeft w:val="0"/>
      <w:marRight w:val="0"/>
      <w:marTop w:val="0"/>
      <w:marBottom w:val="0"/>
      <w:divBdr>
        <w:top w:val="none" w:sz="0" w:space="0" w:color="auto"/>
        <w:left w:val="none" w:sz="0" w:space="0" w:color="auto"/>
        <w:bottom w:val="none" w:sz="0" w:space="0" w:color="auto"/>
        <w:right w:val="none" w:sz="0" w:space="0" w:color="auto"/>
      </w:divBdr>
    </w:div>
    <w:div w:id="1156069077">
      <w:bodyDiv w:val="1"/>
      <w:marLeft w:val="0"/>
      <w:marRight w:val="0"/>
      <w:marTop w:val="0"/>
      <w:marBottom w:val="0"/>
      <w:divBdr>
        <w:top w:val="none" w:sz="0" w:space="0" w:color="auto"/>
        <w:left w:val="none" w:sz="0" w:space="0" w:color="auto"/>
        <w:bottom w:val="none" w:sz="0" w:space="0" w:color="auto"/>
        <w:right w:val="none" w:sz="0" w:space="0" w:color="auto"/>
      </w:divBdr>
    </w:div>
    <w:div w:id="1220167592">
      <w:bodyDiv w:val="1"/>
      <w:marLeft w:val="0"/>
      <w:marRight w:val="0"/>
      <w:marTop w:val="0"/>
      <w:marBottom w:val="0"/>
      <w:divBdr>
        <w:top w:val="none" w:sz="0" w:space="0" w:color="auto"/>
        <w:left w:val="none" w:sz="0" w:space="0" w:color="auto"/>
        <w:bottom w:val="none" w:sz="0" w:space="0" w:color="auto"/>
        <w:right w:val="none" w:sz="0" w:space="0" w:color="auto"/>
      </w:divBdr>
    </w:div>
    <w:div w:id="1232733680">
      <w:bodyDiv w:val="1"/>
      <w:marLeft w:val="0"/>
      <w:marRight w:val="0"/>
      <w:marTop w:val="0"/>
      <w:marBottom w:val="0"/>
      <w:divBdr>
        <w:top w:val="none" w:sz="0" w:space="0" w:color="auto"/>
        <w:left w:val="none" w:sz="0" w:space="0" w:color="auto"/>
        <w:bottom w:val="none" w:sz="0" w:space="0" w:color="auto"/>
        <w:right w:val="none" w:sz="0" w:space="0" w:color="auto"/>
      </w:divBdr>
    </w:div>
    <w:div w:id="1315649397">
      <w:bodyDiv w:val="1"/>
      <w:marLeft w:val="0"/>
      <w:marRight w:val="0"/>
      <w:marTop w:val="0"/>
      <w:marBottom w:val="0"/>
      <w:divBdr>
        <w:top w:val="none" w:sz="0" w:space="0" w:color="auto"/>
        <w:left w:val="none" w:sz="0" w:space="0" w:color="auto"/>
        <w:bottom w:val="none" w:sz="0" w:space="0" w:color="auto"/>
        <w:right w:val="none" w:sz="0" w:space="0" w:color="auto"/>
      </w:divBdr>
    </w:div>
    <w:div w:id="1353874027">
      <w:bodyDiv w:val="1"/>
      <w:marLeft w:val="0"/>
      <w:marRight w:val="0"/>
      <w:marTop w:val="0"/>
      <w:marBottom w:val="0"/>
      <w:divBdr>
        <w:top w:val="none" w:sz="0" w:space="0" w:color="auto"/>
        <w:left w:val="none" w:sz="0" w:space="0" w:color="auto"/>
        <w:bottom w:val="none" w:sz="0" w:space="0" w:color="auto"/>
        <w:right w:val="none" w:sz="0" w:space="0" w:color="auto"/>
      </w:divBdr>
    </w:div>
    <w:div w:id="1412581448">
      <w:bodyDiv w:val="1"/>
      <w:marLeft w:val="0"/>
      <w:marRight w:val="0"/>
      <w:marTop w:val="0"/>
      <w:marBottom w:val="0"/>
      <w:divBdr>
        <w:top w:val="none" w:sz="0" w:space="0" w:color="auto"/>
        <w:left w:val="none" w:sz="0" w:space="0" w:color="auto"/>
        <w:bottom w:val="none" w:sz="0" w:space="0" w:color="auto"/>
        <w:right w:val="none" w:sz="0" w:space="0" w:color="auto"/>
      </w:divBdr>
    </w:div>
    <w:div w:id="1414736801">
      <w:bodyDiv w:val="1"/>
      <w:marLeft w:val="0"/>
      <w:marRight w:val="0"/>
      <w:marTop w:val="0"/>
      <w:marBottom w:val="0"/>
      <w:divBdr>
        <w:top w:val="none" w:sz="0" w:space="0" w:color="auto"/>
        <w:left w:val="none" w:sz="0" w:space="0" w:color="auto"/>
        <w:bottom w:val="none" w:sz="0" w:space="0" w:color="auto"/>
        <w:right w:val="none" w:sz="0" w:space="0" w:color="auto"/>
      </w:divBdr>
    </w:div>
    <w:div w:id="1502239376">
      <w:bodyDiv w:val="1"/>
      <w:marLeft w:val="0"/>
      <w:marRight w:val="0"/>
      <w:marTop w:val="0"/>
      <w:marBottom w:val="0"/>
      <w:divBdr>
        <w:top w:val="none" w:sz="0" w:space="0" w:color="auto"/>
        <w:left w:val="none" w:sz="0" w:space="0" w:color="auto"/>
        <w:bottom w:val="none" w:sz="0" w:space="0" w:color="auto"/>
        <w:right w:val="none" w:sz="0" w:space="0" w:color="auto"/>
      </w:divBdr>
    </w:div>
    <w:div w:id="1528719428">
      <w:bodyDiv w:val="1"/>
      <w:marLeft w:val="0"/>
      <w:marRight w:val="0"/>
      <w:marTop w:val="0"/>
      <w:marBottom w:val="0"/>
      <w:divBdr>
        <w:top w:val="none" w:sz="0" w:space="0" w:color="auto"/>
        <w:left w:val="none" w:sz="0" w:space="0" w:color="auto"/>
        <w:bottom w:val="none" w:sz="0" w:space="0" w:color="auto"/>
        <w:right w:val="none" w:sz="0" w:space="0" w:color="auto"/>
      </w:divBdr>
    </w:div>
    <w:div w:id="1532231812">
      <w:bodyDiv w:val="1"/>
      <w:marLeft w:val="0"/>
      <w:marRight w:val="0"/>
      <w:marTop w:val="0"/>
      <w:marBottom w:val="0"/>
      <w:divBdr>
        <w:top w:val="none" w:sz="0" w:space="0" w:color="auto"/>
        <w:left w:val="none" w:sz="0" w:space="0" w:color="auto"/>
        <w:bottom w:val="none" w:sz="0" w:space="0" w:color="auto"/>
        <w:right w:val="none" w:sz="0" w:space="0" w:color="auto"/>
      </w:divBdr>
    </w:div>
    <w:div w:id="1594775331">
      <w:bodyDiv w:val="1"/>
      <w:marLeft w:val="0"/>
      <w:marRight w:val="0"/>
      <w:marTop w:val="0"/>
      <w:marBottom w:val="0"/>
      <w:divBdr>
        <w:top w:val="none" w:sz="0" w:space="0" w:color="auto"/>
        <w:left w:val="none" w:sz="0" w:space="0" w:color="auto"/>
        <w:bottom w:val="none" w:sz="0" w:space="0" w:color="auto"/>
        <w:right w:val="none" w:sz="0" w:space="0" w:color="auto"/>
      </w:divBdr>
    </w:div>
    <w:div w:id="1656107061">
      <w:bodyDiv w:val="1"/>
      <w:marLeft w:val="0"/>
      <w:marRight w:val="0"/>
      <w:marTop w:val="0"/>
      <w:marBottom w:val="0"/>
      <w:divBdr>
        <w:top w:val="none" w:sz="0" w:space="0" w:color="auto"/>
        <w:left w:val="none" w:sz="0" w:space="0" w:color="auto"/>
        <w:bottom w:val="none" w:sz="0" w:space="0" w:color="auto"/>
        <w:right w:val="none" w:sz="0" w:space="0" w:color="auto"/>
      </w:divBdr>
    </w:div>
    <w:div w:id="1702975103">
      <w:bodyDiv w:val="1"/>
      <w:marLeft w:val="0"/>
      <w:marRight w:val="0"/>
      <w:marTop w:val="0"/>
      <w:marBottom w:val="0"/>
      <w:divBdr>
        <w:top w:val="none" w:sz="0" w:space="0" w:color="auto"/>
        <w:left w:val="none" w:sz="0" w:space="0" w:color="auto"/>
        <w:bottom w:val="none" w:sz="0" w:space="0" w:color="auto"/>
        <w:right w:val="none" w:sz="0" w:space="0" w:color="auto"/>
      </w:divBdr>
    </w:div>
    <w:div w:id="2119062485">
      <w:bodyDiv w:val="1"/>
      <w:marLeft w:val="0"/>
      <w:marRight w:val="0"/>
      <w:marTop w:val="0"/>
      <w:marBottom w:val="0"/>
      <w:divBdr>
        <w:top w:val="none" w:sz="0" w:space="0" w:color="auto"/>
        <w:left w:val="none" w:sz="0" w:space="0" w:color="auto"/>
        <w:bottom w:val="none" w:sz="0" w:space="0" w:color="auto"/>
        <w:right w:val="none" w:sz="0" w:space="0" w:color="auto"/>
      </w:divBdr>
    </w:div>
    <w:div w:id="2130782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ustainablerice.org" TargetMode="External"/><Relationship Id="rId18" Type="http://schemas.openxmlformats.org/officeDocument/2006/relationships/comments" Target="comments.xml"/><Relationship Id="rId26" Type="http://schemas.openxmlformats.org/officeDocument/2006/relationships/diagramData" Target="diagrams/data1.xml"/><Relationship Id="rId39" Type="http://schemas.openxmlformats.org/officeDocument/2006/relationships/footer" Target="footer1.xml"/><Relationship Id="rId21" Type="http://schemas.openxmlformats.org/officeDocument/2006/relationships/hyperlink" Target="https://en.wikipedia.org/wiki/Risk_assessment" TargetMode="External"/><Relationship Id="rId34" Type="http://schemas.openxmlformats.org/officeDocument/2006/relationships/hyperlink" Target="https://www.dropbox.com/s/z4vov1mrhoij0cm/SRP%20Standard_FINAL.pdf?dl=0" TargetMode="External"/><Relationship Id="rId42" Type="http://schemas.openxmlformats.org/officeDocument/2006/relationships/image" Target="media/image5.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sealalliance.org/online-community/resources/assurance-code-version-10" TargetMode="External"/><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sustainablerice.orgA" TargetMode="External"/><Relationship Id="rId24" Type="http://schemas.openxmlformats.org/officeDocument/2006/relationships/hyperlink" Target="https://en.wikipedia.org/wiki/Risk_management" TargetMode="External"/><Relationship Id="rId32" Type="http://schemas.openxmlformats.org/officeDocument/2006/relationships/hyperlink" Target="https://en.wikipedia.org/wiki/Bias" TargetMode="External"/><Relationship Id="rId37" Type="http://schemas.openxmlformats.org/officeDocument/2006/relationships/hyperlink" Target="http://www.sustainablerice.org" TargetMode="External"/><Relationship Id="rId40" Type="http://schemas.openxmlformats.org/officeDocument/2006/relationships/footer" Target="footer2.xm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www.sustainablerice.org" TargetMode="External"/><Relationship Id="rId23" Type="http://schemas.openxmlformats.org/officeDocument/2006/relationships/hyperlink" Target="https://en.wikipedia.org/wiki/Qualitative_data" TargetMode="External"/><Relationship Id="rId28" Type="http://schemas.openxmlformats.org/officeDocument/2006/relationships/diagramQuickStyle" Target="diagrams/quickStyle1.xml"/><Relationship Id="rId36" Type="http://schemas.openxmlformats.org/officeDocument/2006/relationships/hyperlink" Target="http://www.sustainablerice.org" TargetMode="External"/><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hyperlink" Target="https://en.wikipedia.org/wiki/Objectivity_(philosophy)"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https://en.wikipedia.org/wiki/Quantitative_property"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png"/><Relationship Id="rId43" Type="http://schemas.openxmlformats.org/officeDocument/2006/relationships/image" Target="media/image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sustainablerice.orgA" TargetMode="External"/><Relationship Id="rId17" Type="http://schemas.openxmlformats.org/officeDocument/2006/relationships/hyperlink" Target="https://www.isealalliance.org/get-involved/resources/iseal-sustainability-claims-good-practice-guide" TargetMode="External"/><Relationship Id="rId25" Type="http://schemas.openxmlformats.org/officeDocument/2006/relationships/hyperlink" Target="https://en.wikipedia.org/wiki/PDCA" TargetMode="External"/><Relationship Id="rId33" Type="http://schemas.openxmlformats.org/officeDocument/2006/relationships/hyperlink" Target="https://en.wikipedia.org/wiki/Prejudice" TargetMode="External"/><Relationship Id="rId38" Type="http://schemas.openxmlformats.org/officeDocument/2006/relationships/header" Target="header1.xml"/><Relationship Id="rId46" Type="http://schemas.openxmlformats.org/officeDocument/2006/relationships/theme" Target="theme/theme1.xml"/><Relationship Id="rId20" Type="http://schemas.microsoft.com/office/2016/09/relationships/commentsIds" Target="commentsIds.xml"/><Relationship Id="rId41"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s://www.isealalliance.org/get-involved/resources/iseal-sustainability-claims-good-practice-gui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D17BF5-34C4-49C6-A498-0DF08028311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id-ID"/>
        </a:p>
      </dgm:t>
    </dgm:pt>
    <dgm:pt modelId="{9F9F62A0-95B3-46CB-BE0B-C2A8F5732E47}">
      <dgm:prSet phldrT="[Text]"/>
      <dgm:spPr>
        <a:solidFill>
          <a:schemeClr val="accent4">
            <a:lumMod val="75000"/>
          </a:schemeClr>
        </a:solidFill>
      </dgm:spPr>
      <dgm:t>
        <a:bodyPr/>
        <a:lstStyle/>
        <a:p>
          <a:r>
            <a:rPr lang="en-US" b="1" strike="noStrike" dirty="0">
              <a:solidFill>
                <a:schemeClr val="bg1"/>
              </a:solidFill>
            </a:rPr>
            <a:t>I</a:t>
          </a:r>
          <a:r>
            <a:rPr lang="en-US" b="1" dirty="0">
              <a:solidFill>
                <a:schemeClr val="bg1"/>
              </a:solidFill>
            </a:rPr>
            <a:t>MS Manager</a:t>
          </a:r>
          <a:endParaRPr lang="id-ID" b="1" dirty="0">
            <a:solidFill>
              <a:schemeClr val="bg1"/>
            </a:solidFill>
          </a:endParaRPr>
        </a:p>
      </dgm:t>
    </dgm:pt>
    <dgm:pt modelId="{73EFD6FC-D9B1-4BDE-8120-624009A07FB8}" type="parTrans" cxnId="{52EE7F4D-600E-484B-A4D2-328F9A83F371}">
      <dgm:prSet/>
      <dgm:spPr/>
      <dgm:t>
        <a:bodyPr/>
        <a:lstStyle/>
        <a:p>
          <a:endParaRPr lang="id-ID" b="1">
            <a:solidFill>
              <a:schemeClr val="bg1"/>
            </a:solidFill>
          </a:endParaRPr>
        </a:p>
      </dgm:t>
    </dgm:pt>
    <dgm:pt modelId="{BFBF7526-C4C0-45F3-AE6F-963349BF0F68}" type="sibTrans" cxnId="{52EE7F4D-600E-484B-A4D2-328F9A83F371}">
      <dgm:prSet/>
      <dgm:spPr/>
      <dgm:t>
        <a:bodyPr/>
        <a:lstStyle/>
        <a:p>
          <a:endParaRPr lang="id-ID" b="1">
            <a:solidFill>
              <a:schemeClr val="bg1"/>
            </a:solidFill>
          </a:endParaRPr>
        </a:p>
      </dgm:t>
    </dgm:pt>
    <dgm:pt modelId="{5E93B45A-D265-46E5-A6F6-154143DCADF6}" type="asst">
      <dgm:prSet phldrT="[Text]"/>
      <dgm:spPr>
        <a:solidFill>
          <a:srgbClr val="0070C0"/>
        </a:solidFill>
      </dgm:spPr>
      <dgm:t>
        <a:bodyPr/>
        <a:lstStyle/>
        <a:p>
          <a:r>
            <a:rPr lang="id-ID" b="1" dirty="0">
              <a:solidFill>
                <a:schemeClr val="bg1"/>
              </a:solidFill>
            </a:rPr>
            <a:t> Internal</a:t>
          </a:r>
          <a:r>
            <a:rPr lang="en-US" b="1" dirty="0">
              <a:solidFill>
                <a:schemeClr val="bg1"/>
              </a:solidFill>
            </a:rPr>
            <a:t> Approval Manager/Committee</a:t>
          </a:r>
          <a:endParaRPr lang="id-ID" b="1" dirty="0">
            <a:solidFill>
              <a:schemeClr val="bg1"/>
            </a:solidFill>
          </a:endParaRPr>
        </a:p>
      </dgm:t>
    </dgm:pt>
    <dgm:pt modelId="{FEF8CDDE-1CA4-48FB-B8CB-AEDC68357304}" type="parTrans" cxnId="{05911246-1937-486A-A7B9-3089FE0FBAA6}">
      <dgm:prSet/>
      <dgm:spPr/>
      <dgm:t>
        <a:bodyPr/>
        <a:lstStyle/>
        <a:p>
          <a:endParaRPr lang="id-ID" b="1">
            <a:solidFill>
              <a:schemeClr val="bg1"/>
            </a:solidFill>
          </a:endParaRPr>
        </a:p>
      </dgm:t>
    </dgm:pt>
    <dgm:pt modelId="{4A5CC89E-6E79-4A6D-A99E-4FBC1B2A4022}" type="sibTrans" cxnId="{05911246-1937-486A-A7B9-3089FE0FBAA6}">
      <dgm:prSet/>
      <dgm:spPr/>
      <dgm:t>
        <a:bodyPr/>
        <a:lstStyle/>
        <a:p>
          <a:endParaRPr lang="id-ID" b="1">
            <a:solidFill>
              <a:schemeClr val="bg1"/>
            </a:solidFill>
          </a:endParaRPr>
        </a:p>
      </dgm:t>
    </dgm:pt>
    <dgm:pt modelId="{429A1035-08D5-4951-8921-A01B9C5885C0}">
      <dgm:prSet phldrT="[Text]"/>
      <dgm:spPr>
        <a:solidFill>
          <a:schemeClr val="accent3">
            <a:lumMod val="75000"/>
          </a:schemeClr>
        </a:solidFill>
      </dgm:spPr>
      <dgm:t>
        <a:bodyPr/>
        <a:lstStyle/>
        <a:p>
          <a:r>
            <a:rPr lang="en-US" b="1" dirty="0">
              <a:solidFill>
                <a:schemeClr val="bg1"/>
              </a:solidFill>
            </a:rPr>
            <a:t>Training Unit</a:t>
          </a:r>
          <a:endParaRPr lang="id-ID" b="1" dirty="0">
            <a:solidFill>
              <a:schemeClr val="bg1"/>
            </a:solidFill>
          </a:endParaRPr>
        </a:p>
      </dgm:t>
    </dgm:pt>
    <dgm:pt modelId="{E60F299A-66E7-4C86-AF28-FD86F5A9B418}" type="parTrans" cxnId="{39E9D004-603B-4743-8F30-4507903A00B2}">
      <dgm:prSet/>
      <dgm:spPr/>
      <dgm:t>
        <a:bodyPr/>
        <a:lstStyle/>
        <a:p>
          <a:endParaRPr lang="id-ID" b="1">
            <a:solidFill>
              <a:schemeClr val="bg1"/>
            </a:solidFill>
          </a:endParaRPr>
        </a:p>
      </dgm:t>
    </dgm:pt>
    <dgm:pt modelId="{A8FC4445-2EED-4DA4-9B9E-7E3F29FDD561}" type="sibTrans" cxnId="{39E9D004-603B-4743-8F30-4507903A00B2}">
      <dgm:prSet/>
      <dgm:spPr/>
      <dgm:t>
        <a:bodyPr/>
        <a:lstStyle/>
        <a:p>
          <a:endParaRPr lang="id-ID" b="1">
            <a:solidFill>
              <a:schemeClr val="bg1"/>
            </a:solidFill>
          </a:endParaRPr>
        </a:p>
      </dgm:t>
    </dgm:pt>
    <dgm:pt modelId="{AC4D77F9-BCE3-4CD5-88DD-D3C405B93DB4}">
      <dgm:prSet phldrT="[Text]"/>
      <dgm:spPr/>
      <dgm:t>
        <a:bodyPr/>
        <a:lstStyle/>
        <a:p>
          <a:r>
            <a:rPr lang="en-US" b="1" dirty="0">
              <a:solidFill>
                <a:schemeClr val="bg1"/>
              </a:solidFill>
            </a:rPr>
            <a:t>Internal Inspection</a:t>
          </a:r>
          <a:endParaRPr lang="id-ID" b="1" dirty="0">
            <a:solidFill>
              <a:schemeClr val="bg1"/>
            </a:solidFill>
          </a:endParaRPr>
        </a:p>
      </dgm:t>
    </dgm:pt>
    <dgm:pt modelId="{8F2ABD23-9E81-46C5-A767-C540D7261ED8}" type="parTrans" cxnId="{1318B950-6649-4604-8B73-321C5EE1EC23}">
      <dgm:prSet/>
      <dgm:spPr/>
      <dgm:t>
        <a:bodyPr/>
        <a:lstStyle/>
        <a:p>
          <a:endParaRPr lang="id-ID" b="1">
            <a:solidFill>
              <a:schemeClr val="bg1"/>
            </a:solidFill>
          </a:endParaRPr>
        </a:p>
      </dgm:t>
    </dgm:pt>
    <dgm:pt modelId="{3B76A1A4-7691-4432-8757-58604B2BD4C2}" type="sibTrans" cxnId="{1318B950-6649-4604-8B73-321C5EE1EC23}">
      <dgm:prSet/>
      <dgm:spPr/>
      <dgm:t>
        <a:bodyPr/>
        <a:lstStyle/>
        <a:p>
          <a:endParaRPr lang="id-ID" b="1">
            <a:solidFill>
              <a:schemeClr val="bg1"/>
            </a:solidFill>
          </a:endParaRPr>
        </a:p>
      </dgm:t>
    </dgm:pt>
    <dgm:pt modelId="{3694FD87-4419-4571-931D-4EFC36A3F640}">
      <dgm:prSet phldrT="[Text]"/>
      <dgm:spPr>
        <a:solidFill>
          <a:srgbClr val="C00000"/>
        </a:solidFill>
      </dgm:spPr>
      <dgm:t>
        <a:bodyPr/>
        <a:lstStyle/>
        <a:p>
          <a:r>
            <a:rPr lang="en-US" b="1" dirty="0">
              <a:solidFill>
                <a:schemeClr val="bg1"/>
              </a:solidFill>
            </a:rPr>
            <a:t>Sales Unit</a:t>
          </a:r>
          <a:endParaRPr lang="id-ID" b="1" dirty="0">
            <a:solidFill>
              <a:schemeClr val="bg1"/>
            </a:solidFill>
          </a:endParaRPr>
        </a:p>
      </dgm:t>
    </dgm:pt>
    <dgm:pt modelId="{F912EE99-5048-48EE-BBDF-CFA906E52CA8}" type="parTrans" cxnId="{CEE456FF-7D5E-491C-9A8B-CF3B85E230A3}">
      <dgm:prSet/>
      <dgm:spPr/>
      <dgm:t>
        <a:bodyPr/>
        <a:lstStyle/>
        <a:p>
          <a:endParaRPr lang="id-ID" b="1">
            <a:solidFill>
              <a:schemeClr val="bg1"/>
            </a:solidFill>
          </a:endParaRPr>
        </a:p>
      </dgm:t>
    </dgm:pt>
    <dgm:pt modelId="{324995F4-15C0-4260-AC80-8ECA6069F5AB}" type="sibTrans" cxnId="{CEE456FF-7D5E-491C-9A8B-CF3B85E230A3}">
      <dgm:prSet/>
      <dgm:spPr/>
      <dgm:t>
        <a:bodyPr/>
        <a:lstStyle/>
        <a:p>
          <a:endParaRPr lang="id-ID" b="1">
            <a:solidFill>
              <a:schemeClr val="bg1"/>
            </a:solidFill>
          </a:endParaRPr>
        </a:p>
      </dgm:t>
    </dgm:pt>
    <dgm:pt modelId="{5D3A43FB-3AAB-4D07-B0F5-1E40FF07EAD7}" type="pres">
      <dgm:prSet presAssocID="{14D17BF5-34C4-49C6-A498-0DF080283110}" presName="hierChild1" presStyleCnt="0">
        <dgm:presLayoutVars>
          <dgm:orgChart val="1"/>
          <dgm:chPref val="1"/>
          <dgm:dir/>
          <dgm:animOne val="branch"/>
          <dgm:animLvl val="lvl"/>
          <dgm:resizeHandles/>
        </dgm:presLayoutVars>
      </dgm:prSet>
      <dgm:spPr/>
    </dgm:pt>
    <dgm:pt modelId="{AD3C14E6-92BC-4F8F-9701-AE18D0856FA1}" type="pres">
      <dgm:prSet presAssocID="{9F9F62A0-95B3-46CB-BE0B-C2A8F5732E47}" presName="hierRoot1" presStyleCnt="0">
        <dgm:presLayoutVars>
          <dgm:hierBranch val="init"/>
        </dgm:presLayoutVars>
      </dgm:prSet>
      <dgm:spPr/>
    </dgm:pt>
    <dgm:pt modelId="{B319E433-7072-4CC2-8CD2-77767D23A982}" type="pres">
      <dgm:prSet presAssocID="{9F9F62A0-95B3-46CB-BE0B-C2A8F5732E47}" presName="rootComposite1" presStyleCnt="0"/>
      <dgm:spPr/>
    </dgm:pt>
    <dgm:pt modelId="{57862DD0-8B98-43D5-9875-C55384899FA4}" type="pres">
      <dgm:prSet presAssocID="{9F9F62A0-95B3-46CB-BE0B-C2A8F5732E47}" presName="rootText1" presStyleLbl="node0" presStyleIdx="0" presStyleCnt="1" custScaleX="96889" custScaleY="41904">
        <dgm:presLayoutVars>
          <dgm:chPref val="3"/>
        </dgm:presLayoutVars>
      </dgm:prSet>
      <dgm:spPr/>
    </dgm:pt>
    <dgm:pt modelId="{32F9DB35-205E-4371-94FD-AA06F4CE3F0B}" type="pres">
      <dgm:prSet presAssocID="{9F9F62A0-95B3-46CB-BE0B-C2A8F5732E47}" presName="rootConnector1" presStyleLbl="node1" presStyleIdx="0" presStyleCnt="0"/>
      <dgm:spPr/>
    </dgm:pt>
    <dgm:pt modelId="{F9941671-AA45-4EF1-A129-2419F65D2347}" type="pres">
      <dgm:prSet presAssocID="{9F9F62A0-95B3-46CB-BE0B-C2A8F5732E47}" presName="hierChild2" presStyleCnt="0"/>
      <dgm:spPr/>
    </dgm:pt>
    <dgm:pt modelId="{CC2D6E33-F0BD-4C45-A8E7-B65576ECE8D0}" type="pres">
      <dgm:prSet presAssocID="{E60F299A-66E7-4C86-AF28-FD86F5A9B418}" presName="Name37" presStyleLbl="parChTrans1D2" presStyleIdx="0" presStyleCnt="4"/>
      <dgm:spPr/>
    </dgm:pt>
    <dgm:pt modelId="{2C561142-03BF-44C5-8EF5-328B886484DB}" type="pres">
      <dgm:prSet presAssocID="{429A1035-08D5-4951-8921-A01B9C5885C0}" presName="hierRoot2" presStyleCnt="0">
        <dgm:presLayoutVars>
          <dgm:hierBranch val="init"/>
        </dgm:presLayoutVars>
      </dgm:prSet>
      <dgm:spPr/>
    </dgm:pt>
    <dgm:pt modelId="{8E64666F-32CF-4D47-811D-098FC88E09C0}" type="pres">
      <dgm:prSet presAssocID="{429A1035-08D5-4951-8921-A01B9C5885C0}" presName="rootComposite" presStyleCnt="0"/>
      <dgm:spPr/>
    </dgm:pt>
    <dgm:pt modelId="{6CF57EB6-859C-4174-A804-851E2849CFBC}" type="pres">
      <dgm:prSet presAssocID="{429A1035-08D5-4951-8921-A01B9C5885C0}" presName="rootText" presStyleLbl="node2" presStyleIdx="0" presStyleCnt="3" custScaleY="40657">
        <dgm:presLayoutVars>
          <dgm:chPref val="3"/>
        </dgm:presLayoutVars>
      </dgm:prSet>
      <dgm:spPr/>
    </dgm:pt>
    <dgm:pt modelId="{A2D108CA-99DE-42BB-93E2-4AC0F1E8F7D2}" type="pres">
      <dgm:prSet presAssocID="{429A1035-08D5-4951-8921-A01B9C5885C0}" presName="rootConnector" presStyleLbl="node2" presStyleIdx="0" presStyleCnt="3"/>
      <dgm:spPr/>
    </dgm:pt>
    <dgm:pt modelId="{CDD82D03-1DAA-4926-93FD-E17B162A2F20}" type="pres">
      <dgm:prSet presAssocID="{429A1035-08D5-4951-8921-A01B9C5885C0}" presName="hierChild4" presStyleCnt="0"/>
      <dgm:spPr/>
    </dgm:pt>
    <dgm:pt modelId="{0FEEA979-1813-47B7-A03A-2F2B0F23972B}" type="pres">
      <dgm:prSet presAssocID="{429A1035-08D5-4951-8921-A01B9C5885C0}" presName="hierChild5" presStyleCnt="0"/>
      <dgm:spPr/>
    </dgm:pt>
    <dgm:pt modelId="{F07BC525-05BD-4BED-9E8A-90A18DF8B663}" type="pres">
      <dgm:prSet presAssocID="{8F2ABD23-9E81-46C5-A767-C540D7261ED8}" presName="Name37" presStyleLbl="parChTrans1D2" presStyleIdx="1" presStyleCnt="4"/>
      <dgm:spPr/>
    </dgm:pt>
    <dgm:pt modelId="{8157B070-5E8E-4DDF-8988-E8267ED7A359}" type="pres">
      <dgm:prSet presAssocID="{AC4D77F9-BCE3-4CD5-88DD-D3C405B93DB4}" presName="hierRoot2" presStyleCnt="0">
        <dgm:presLayoutVars>
          <dgm:hierBranch val="init"/>
        </dgm:presLayoutVars>
      </dgm:prSet>
      <dgm:spPr/>
    </dgm:pt>
    <dgm:pt modelId="{F1530A4C-A242-426B-A282-4D29C9DD7FB3}" type="pres">
      <dgm:prSet presAssocID="{AC4D77F9-BCE3-4CD5-88DD-D3C405B93DB4}" presName="rootComposite" presStyleCnt="0"/>
      <dgm:spPr/>
    </dgm:pt>
    <dgm:pt modelId="{0D3570C1-50CD-4CA9-B2E4-86585A5922D3}" type="pres">
      <dgm:prSet presAssocID="{AC4D77F9-BCE3-4CD5-88DD-D3C405B93DB4}" presName="rootText" presStyleLbl="node2" presStyleIdx="1" presStyleCnt="3" custScaleY="41469">
        <dgm:presLayoutVars>
          <dgm:chPref val="3"/>
        </dgm:presLayoutVars>
      </dgm:prSet>
      <dgm:spPr/>
    </dgm:pt>
    <dgm:pt modelId="{90E18723-0FBA-4D4B-875E-44B2373ACD98}" type="pres">
      <dgm:prSet presAssocID="{AC4D77F9-BCE3-4CD5-88DD-D3C405B93DB4}" presName="rootConnector" presStyleLbl="node2" presStyleIdx="1" presStyleCnt="3"/>
      <dgm:spPr/>
    </dgm:pt>
    <dgm:pt modelId="{72E52A01-351E-4FF0-8D89-D7F14293569F}" type="pres">
      <dgm:prSet presAssocID="{AC4D77F9-BCE3-4CD5-88DD-D3C405B93DB4}" presName="hierChild4" presStyleCnt="0"/>
      <dgm:spPr/>
    </dgm:pt>
    <dgm:pt modelId="{9858C361-EE4A-42EA-805E-35CB4EEB8520}" type="pres">
      <dgm:prSet presAssocID="{AC4D77F9-BCE3-4CD5-88DD-D3C405B93DB4}" presName="hierChild5" presStyleCnt="0"/>
      <dgm:spPr/>
    </dgm:pt>
    <dgm:pt modelId="{A6E862BC-1D47-4EA8-88EB-567B51540506}" type="pres">
      <dgm:prSet presAssocID="{F912EE99-5048-48EE-BBDF-CFA906E52CA8}" presName="Name37" presStyleLbl="parChTrans1D2" presStyleIdx="2" presStyleCnt="4"/>
      <dgm:spPr/>
    </dgm:pt>
    <dgm:pt modelId="{28E04884-B1F1-41A5-86F0-037B758D4BCF}" type="pres">
      <dgm:prSet presAssocID="{3694FD87-4419-4571-931D-4EFC36A3F640}" presName="hierRoot2" presStyleCnt="0">
        <dgm:presLayoutVars>
          <dgm:hierBranch val="init"/>
        </dgm:presLayoutVars>
      </dgm:prSet>
      <dgm:spPr/>
    </dgm:pt>
    <dgm:pt modelId="{C94084B7-1A13-471D-A347-2792E90BF774}" type="pres">
      <dgm:prSet presAssocID="{3694FD87-4419-4571-931D-4EFC36A3F640}" presName="rootComposite" presStyleCnt="0"/>
      <dgm:spPr/>
    </dgm:pt>
    <dgm:pt modelId="{972FB720-396E-4AAF-BDD9-9D55C9AEEB92}" type="pres">
      <dgm:prSet presAssocID="{3694FD87-4419-4571-931D-4EFC36A3F640}" presName="rootText" presStyleLbl="node2" presStyleIdx="2" presStyleCnt="3" custScaleY="41469">
        <dgm:presLayoutVars>
          <dgm:chPref val="3"/>
        </dgm:presLayoutVars>
      </dgm:prSet>
      <dgm:spPr/>
    </dgm:pt>
    <dgm:pt modelId="{7BE476A4-19A0-44B6-8BA1-9EA6AD9A9B42}" type="pres">
      <dgm:prSet presAssocID="{3694FD87-4419-4571-931D-4EFC36A3F640}" presName="rootConnector" presStyleLbl="node2" presStyleIdx="2" presStyleCnt="3"/>
      <dgm:spPr/>
    </dgm:pt>
    <dgm:pt modelId="{056B41BA-1B30-4EBF-B538-8B735BBA3A27}" type="pres">
      <dgm:prSet presAssocID="{3694FD87-4419-4571-931D-4EFC36A3F640}" presName="hierChild4" presStyleCnt="0"/>
      <dgm:spPr/>
    </dgm:pt>
    <dgm:pt modelId="{11CDC980-457F-409A-87C8-84022499AAFD}" type="pres">
      <dgm:prSet presAssocID="{3694FD87-4419-4571-931D-4EFC36A3F640}" presName="hierChild5" presStyleCnt="0"/>
      <dgm:spPr/>
    </dgm:pt>
    <dgm:pt modelId="{FAB6210E-956D-4DB2-A9D5-4BCE66A78FAC}" type="pres">
      <dgm:prSet presAssocID="{9F9F62A0-95B3-46CB-BE0B-C2A8F5732E47}" presName="hierChild3" presStyleCnt="0"/>
      <dgm:spPr/>
    </dgm:pt>
    <dgm:pt modelId="{467D79F4-67F9-40D4-ADED-7C6B58CF025E}" type="pres">
      <dgm:prSet presAssocID="{FEF8CDDE-1CA4-48FB-B8CB-AEDC68357304}" presName="Name111" presStyleLbl="parChTrans1D2" presStyleIdx="3" presStyleCnt="4"/>
      <dgm:spPr/>
    </dgm:pt>
    <dgm:pt modelId="{5C591829-53D9-4AC6-8CBD-5DB91466AAD1}" type="pres">
      <dgm:prSet presAssocID="{5E93B45A-D265-46E5-A6F6-154143DCADF6}" presName="hierRoot3" presStyleCnt="0">
        <dgm:presLayoutVars>
          <dgm:hierBranch val="init"/>
        </dgm:presLayoutVars>
      </dgm:prSet>
      <dgm:spPr/>
    </dgm:pt>
    <dgm:pt modelId="{BBBBE128-CAA2-43CB-83E7-801C5A60B5AE}" type="pres">
      <dgm:prSet presAssocID="{5E93B45A-D265-46E5-A6F6-154143DCADF6}" presName="rootComposite3" presStyleCnt="0"/>
      <dgm:spPr/>
    </dgm:pt>
    <dgm:pt modelId="{1130BEDC-46EF-4D12-B148-ADC6E5FB5CA8}" type="pres">
      <dgm:prSet presAssocID="{5E93B45A-D265-46E5-A6F6-154143DCADF6}" presName="rootText3" presStyleLbl="asst1" presStyleIdx="0" presStyleCnt="1" custAng="10800000" custFlipVert="1" custScaleX="149604" custScaleY="60261">
        <dgm:presLayoutVars>
          <dgm:chPref val="3"/>
        </dgm:presLayoutVars>
      </dgm:prSet>
      <dgm:spPr/>
    </dgm:pt>
    <dgm:pt modelId="{134C2D3B-B613-4081-8841-888101A806C6}" type="pres">
      <dgm:prSet presAssocID="{5E93B45A-D265-46E5-A6F6-154143DCADF6}" presName="rootConnector3" presStyleLbl="asst1" presStyleIdx="0" presStyleCnt="1"/>
      <dgm:spPr/>
    </dgm:pt>
    <dgm:pt modelId="{71958AE4-B329-4333-B17E-5C95239A7A6B}" type="pres">
      <dgm:prSet presAssocID="{5E93B45A-D265-46E5-A6F6-154143DCADF6}" presName="hierChild6" presStyleCnt="0"/>
      <dgm:spPr/>
    </dgm:pt>
    <dgm:pt modelId="{CE2E8E36-E122-420A-89B9-70EC5E174B24}" type="pres">
      <dgm:prSet presAssocID="{5E93B45A-D265-46E5-A6F6-154143DCADF6}" presName="hierChild7" presStyleCnt="0"/>
      <dgm:spPr/>
    </dgm:pt>
  </dgm:ptLst>
  <dgm:cxnLst>
    <dgm:cxn modelId="{39E9D004-603B-4743-8F30-4507903A00B2}" srcId="{9F9F62A0-95B3-46CB-BE0B-C2A8F5732E47}" destId="{429A1035-08D5-4951-8921-A01B9C5885C0}" srcOrd="1" destOrd="0" parTransId="{E60F299A-66E7-4C86-AF28-FD86F5A9B418}" sibTransId="{A8FC4445-2EED-4DA4-9B9E-7E3F29FDD561}"/>
    <dgm:cxn modelId="{6B367609-AB8A-424E-8E72-0D87E824259B}" type="presOf" srcId="{5E93B45A-D265-46E5-A6F6-154143DCADF6}" destId="{1130BEDC-46EF-4D12-B148-ADC6E5FB5CA8}" srcOrd="0" destOrd="0" presId="urn:microsoft.com/office/officeart/2005/8/layout/orgChart1"/>
    <dgm:cxn modelId="{C2C0010F-5303-4151-99CE-8247CFD38A77}" type="presOf" srcId="{AC4D77F9-BCE3-4CD5-88DD-D3C405B93DB4}" destId="{0D3570C1-50CD-4CA9-B2E4-86585A5922D3}" srcOrd="0" destOrd="0" presId="urn:microsoft.com/office/officeart/2005/8/layout/orgChart1"/>
    <dgm:cxn modelId="{B039021E-3CE4-47E9-9000-CABD1B5E9EE8}" type="presOf" srcId="{F912EE99-5048-48EE-BBDF-CFA906E52CA8}" destId="{A6E862BC-1D47-4EA8-88EB-567B51540506}" srcOrd="0" destOrd="0" presId="urn:microsoft.com/office/officeart/2005/8/layout/orgChart1"/>
    <dgm:cxn modelId="{3662FD3B-9A58-4FC8-BDB6-FDD1C407775E}" type="presOf" srcId="{FEF8CDDE-1CA4-48FB-B8CB-AEDC68357304}" destId="{467D79F4-67F9-40D4-ADED-7C6B58CF025E}" srcOrd="0" destOrd="0" presId="urn:microsoft.com/office/officeart/2005/8/layout/orgChart1"/>
    <dgm:cxn modelId="{05911246-1937-486A-A7B9-3089FE0FBAA6}" srcId="{9F9F62A0-95B3-46CB-BE0B-C2A8F5732E47}" destId="{5E93B45A-D265-46E5-A6F6-154143DCADF6}" srcOrd="0" destOrd="0" parTransId="{FEF8CDDE-1CA4-48FB-B8CB-AEDC68357304}" sibTransId="{4A5CC89E-6E79-4A6D-A99E-4FBC1B2A4022}"/>
    <dgm:cxn modelId="{C1C06D47-1949-41C1-943F-11BD5053FD1C}" type="presOf" srcId="{14D17BF5-34C4-49C6-A498-0DF080283110}" destId="{5D3A43FB-3AAB-4D07-B0F5-1E40FF07EAD7}" srcOrd="0" destOrd="0" presId="urn:microsoft.com/office/officeart/2005/8/layout/orgChart1"/>
    <dgm:cxn modelId="{52EE7F4D-600E-484B-A4D2-328F9A83F371}" srcId="{14D17BF5-34C4-49C6-A498-0DF080283110}" destId="{9F9F62A0-95B3-46CB-BE0B-C2A8F5732E47}" srcOrd="0" destOrd="0" parTransId="{73EFD6FC-D9B1-4BDE-8120-624009A07FB8}" sibTransId="{BFBF7526-C4C0-45F3-AE6F-963349BF0F68}"/>
    <dgm:cxn modelId="{1318B950-6649-4604-8B73-321C5EE1EC23}" srcId="{9F9F62A0-95B3-46CB-BE0B-C2A8F5732E47}" destId="{AC4D77F9-BCE3-4CD5-88DD-D3C405B93DB4}" srcOrd="2" destOrd="0" parTransId="{8F2ABD23-9E81-46C5-A767-C540D7261ED8}" sibTransId="{3B76A1A4-7691-4432-8757-58604B2BD4C2}"/>
    <dgm:cxn modelId="{3CCD9A76-F65D-4F7C-85E5-FA20ACA92BA4}" type="presOf" srcId="{3694FD87-4419-4571-931D-4EFC36A3F640}" destId="{972FB720-396E-4AAF-BDD9-9D55C9AEEB92}" srcOrd="0" destOrd="0" presId="urn:microsoft.com/office/officeart/2005/8/layout/orgChart1"/>
    <dgm:cxn modelId="{C1E9FF86-2193-4238-ADEB-E1E5CD357798}" type="presOf" srcId="{9F9F62A0-95B3-46CB-BE0B-C2A8F5732E47}" destId="{32F9DB35-205E-4371-94FD-AA06F4CE3F0B}" srcOrd="1" destOrd="0" presId="urn:microsoft.com/office/officeart/2005/8/layout/orgChart1"/>
    <dgm:cxn modelId="{B845A49B-B104-4915-9A0E-53744F5AD974}" type="presOf" srcId="{9F9F62A0-95B3-46CB-BE0B-C2A8F5732E47}" destId="{57862DD0-8B98-43D5-9875-C55384899FA4}" srcOrd="0" destOrd="0" presId="urn:microsoft.com/office/officeart/2005/8/layout/orgChart1"/>
    <dgm:cxn modelId="{EA4674A2-CBAD-4C75-86B6-A75C45142E86}" type="presOf" srcId="{3694FD87-4419-4571-931D-4EFC36A3F640}" destId="{7BE476A4-19A0-44B6-8BA1-9EA6AD9A9B42}" srcOrd="1" destOrd="0" presId="urn:microsoft.com/office/officeart/2005/8/layout/orgChart1"/>
    <dgm:cxn modelId="{0B0484A5-3435-47D8-98D9-214242476E2D}" type="presOf" srcId="{8F2ABD23-9E81-46C5-A767-C540D7261ED8}" destId="{F07BC525-05BD-4BED-9E8A-90A18DF8B663}" srcOrd="0" destOrd="0" presId="urn:microsoft.com/office/officeart/2005/8/layout/orgChart1"/>
    <dgm:cxn modelId="{1B69C2CE-CF65-4D3B-8F64-BB0543FA1EB0}" type="presOf" srcId="{429A1035-08D5-4951-8921-A01B9C5885C0}" destId="{6CF57EB6-859C-4174-A804-851E2849CFBC}" srcOrd="0" destOrd="0" presId="urn:microsoft.com/office/officeart/2005/8/layout/orgChart1"/>
    <dgm:cxn modelId="{85B846EB-9C3C-4E89-87E2-191D7744F638}" type="presOf" srcId="{E60F299A-66E7-4C86-AF28-FD86F5A9B418}" destId="{CC2D6E33-F0BD-4C45-A8E7-B65576ECE8D0}" srcOrd="0" destOrd="0" presId="urn:microsoft.com/office/officeart/2005/8/layout/orgChart1"/>
    <dgm:cxn modelId="{2B6B1EEF-3A5E-4959-AAB3-C14A7FC7B396}" type="presOf" srcId="{429A1035-08D5-4951-8921-A01B9C5885C0}" destId="{A2D108CA-99DE-42BB-93E2-4AC0F1E8F7D2}" srcOrd="1" destOrd="0" presId="urn:microsoft.com/office/officeart/2005/8/layout/orgChart1"/>
    <dgm:cxn modelId="{D20208F4-029C-4DA7-8E7F-5738260559C5}" type="presOf" srcId="{5E93B45A-D265-46E5-A6F6-154143DCADF6}" destId="{134C2D3B-B613-4081-8841-888101A806C6}" srcOrd="1" destOrd="0" presId="urn:microsoft.com/office/officeart/2005/8/layout/orgChart1"/>
    <dgm:cxn modelId="{B37050FC-7A9E-4DB4-B245-8C6E0EDF6831}" type="presOf" srcId="{AC4D77F9-BCE3-4CD5-88DD-D3C405B93DB4}" destId="{90E18723-0FBA-4D4B-875E-44B2373ACD98}" srcOrd="1" destOrd="0" presId="urn:microsoft.com/office/officeart/2005/8/layout/orgChart1"/>
    <dgm:cxn modelId="{CEE456FF-7D5E-491C-9A8B-CF3B85E230A3}" srcId="{9F9F62A0-95B3-46CB-BE0B-C2A8F5732E47}" destId="{3694FD87-4419-4571-931D-4EFC36A3F640}" srcOrd="3" destOrd="0" parTransId="{F912EE99-5048-48EE-BBDF-CFA906E52CA8}" sibTransId="{324995F4-15C0-4260-AC80-8ECA6069F5AB}"/>
    <dgm:cxn modelId="{21078925-5176-4C36-9733-B9AC286ED677}" type="presParOf" srcId="{5D3A43FB-3AAB-4D07-B0F5-1E40FF07EAD7}" destId="{AD3C14E6-92BC-4F8F-9701-AE18D0856FA1}" srcOrd="0" destOrd="0" presId="urn:microsoft.com/office/officeart/2005/8/layout/orgChart1"/>
    <dgm:cxn modelId="{760A83BB-DE68-4790-8B0B-6167D98FFB30}" type="presParOf" srcId="{AD3C14E6-92BC-4F8F-9701-AE18D0856FA1}" destId="{B319E433-7072-4CC2-8CD2-77767D23A982}" srcOrd="0" destOrd="0" presId="urn:microsoft.com/office/officeart/2005/8/layout/orgChart1"/>
    <dgm:cxn modelId="{05AE42B0-8E14-45F5-BC86-65C9FBB29EDB}" type="presParOf" srcId="{B319E433-7072-4CC2-8CD2-77767D23A982}" destId="{57862DD0-8B98-43D5-9875-C55384899FA4}" srcOrd="0" destOrd="0" presId="urn:microsoft.com/office/officeart/2005/8/layout/orgChart1"/>
    <dgm:cxn modelId="{B4F08008-D296-4424-B310-148B6785D4F2}" type="presParOf" srcId="{B319E433-7072-4CC2-8CD2-77767D23A982}" destId="{32F9DB35-205E-4371-94FD-AA06F4CE3F0B}" srcOrd="1" destOrd="0" presId="urn:microsoft.com/office/officeart/2005/8/layout/orgChart1"/>
    <dgm:cxn modelId="{E8836B77-82AF-4F92-85B5-34E939A5E696}" type="presParOf" srcId="{AD3C14E6-92BC-4F8F-9701-AE18D0856FA1}" destId="{F9941671-AA45-4EF1-A129-2419F65D2347}" srcOrd="1" destOrd="0" presId="urn:microsoft.com/office/officeart/2005/8/layout/orgChart1"/>
    <dgm:cxn modelId="{21FE66BA-7C04-4D80-9FA8-5D995CD35DAC}" type="presParOf" srcId="{F9941671-AA45-4EF1-A129-2419F65D2347}" destId="{CC2D6E33-F0BD-4C45-A8E7-B65576ECE8D0}" srcOrd="0" destOrd="0" presId="urn:microsoft.com/office/officeart/2005/8/layout/orgChart1"/>
    <dgm:cxn modelId="{03BED64F-018E-4870-975D-9ED2C4B4F768}" type="presParOf" srcId="{F9941671-AA45-4EF1-A129-2419F65D2347}" destId="{2C561142-03BF-44C5-8EF5-328B886484DB}" srcOrd="1" destOrd="0" presId="urn:microsoft.com/office/officeart/2005/8/layout/orgChart1"/>
    <dgm:cxn modelId="{6F313010-38DB-4EAC-943F-31266A51A4D3}" type="presParOf" srcId="{2C561142-03BF-44C5-8EF5-328B886484DB}" destId="{8E64666F-32CF-4D47-811D-098FC88E09C0}" srcOrd="0" destOrd="0" presId="urn:microsoft.com/office/officeart/2005/8/layout/orgChart1"/>
    <dgm:cxn modelId="{6501E283-FFF9-432E-9E11-191BC5FB4D5C}" type="presParOf" srcId="{8E64666F-32CF-4D47-811D-098FC88E09C0}" destId="{6CF57EB6-859C-4174-A804-851E2849CFBC}" srcOrd="0" destOrd="0" presId="urn:microsoft.com/office/officeart/2005/8/layout/orgChart1"/>
    <dgm:cxn modelId="{67D08485-B1FA-4140-BF47-D9AA0CFD6125}" type="presParOf" srcId="{8E64666F-32CF-4D47-811D-098FC88E09C0}" destId="{A2D108CA-99DE-42BB-93E2-4AC0F1E8F7D2}" srcOrd="1" destOrd="0" presId="urn:microsoft.com/office/officeart/2005/8/layout/orgChart1"/>
    <dgm:cxn modelId="{8821E649-3C1C-4077-A745-FCB0ADFDC032}" type="presParOf" srcId="{2C561142-03BF-44C5-8EF5-328B886484DB}" destId="{CDD82D03-1DAA-4926-93FD-E17B162A2F20}" srcOrd="1" destOrd="0" presId="urn:microsoft.com/office/officeart/2005/8/layout/orgChart1"/>
    <dgm:cxn modelId="{20EE3ED4-835A-411C-AD20-EE718B967694}" type="presParOf" srcId="{2C561142-03BF-44C5-8EF5-328B886484DB}" destId="{0FEEA979-1813-47B7-A03A-2F2B0F23972B}" srcOrd="2" destOrd="0" presId="urn:microsoft.com/office/officeart/2005/8/layout/orgChart1"/>
    <dgm:cxn modelId="{1F7B5C88-0FAF-4FD6-A3D4-3CDCDEAB1330}" type="presParOf" srcId="{F9941671-AA45-4EF1-A129-2419F65D2347}" destId="{F07BC525-05BD-4BED-9E8A-90A18DF8B663}" srcOrd="2" destOrd="0" presId="urn:microsoft.com/office/officeart/2005/8/layout/orgChart1"/>
    <dgm:cxn modelId="{7186586C-9D23-4325-AC0B-198478A0273D}" type="presParOf" srcId="{F9941671-AA45-4EF1-A129-2419F65D2347}" destId="{8157B070-5E8E-4DDF-8988-E8267ED7A359}" srcOrd="3" destOrd="0" presId="urn:microsoft.com/office/officeart/2005/8/layout/orgChart1"/>
    <dgm:cxn modelId="{2EB3C225-AB3B-4E1A-BA06-5F8C6432B88E}" type="presParOf" srcId="{8157B070-5E8E-4DDF-8988-E8267ED7A359}" destId="{F1530A4C-A242-426B-A282-4D29C9DD7FB3}" srcOrd="0" destOrd="0" presId="urn:microsoft.com/office/officeart/2005/8/layout/orgChart1"/>
    <dgm:cxn modelId="{BB1632A6-3F5D-48BC-9500-A200DEAD1B4F}" type="presParOf" srcId="{F1530A4C-A242-426B-A282-4D29C9DD7FB3}" destId="{0D3570C1-50CD-4CA9-B2E4-86585A5922D3}" srcOrd="0" destOrd="0" presId="urn:microsoft.com/office/officeart/2005/8/layout/orgChart1"/>
    <dgm:cxn modelId="{8ABE055D-1110-4B07-B2C1-2B53D30769A1}" type="presParOf" srcId="{F1530A4C-A242-426B-A282-4D29C9DD7FB3}" destId="{90E18723-0FBA-4D4B-875E-44B2373ACD98}" srcOrd="1" destOrd="0" presId="urn:microsoft.com/office/officeart/2005/8/layout/orgChart1"/>
    <dgm:cxn modelId="{90C3C4BF-3AE1-40F5-B6D6-764D321811E1}" type="presParOf" srcId="{8157B070-5E8E-4DDF-8988-E8267ED7A359}" destId="{72E52A01-351E-4FF0-8D89-D7F14293569F}" srcOrd="1" destOrd="0" presId="urn:microsoft.com/office/officeart/2005/8/layout/orgChart1"/>
    <dgm:cxn modelId="{42CBA667-740D-473D-8AB8-F000DF710FAF}" type="presParOf" srcId="{8157B070-5E8E-4DDF-8988-E8267ED7A359}" destId="{9858C361-EE4A-42EA-805E-35CB4EEB8520}" srcOrd="2" destOrd="0" presId="urn:microsoft.com/office/officeart/2005/8/layout/orgChart1"/>
    <dgm:cxn modelId="{89D8EA19-75F3-419B-9348-E69AF3396CD7}" type="presParOf" srcId="{F9941671-AA45-4EF1-A129-2419F65D2347}" destId="{A6E862BC-1D47-4EA8-88EB-567B51540506}" srcOrd="4" destOrd="0" presId="urn:microsoft.com/office/officeart/2005/8/layout/orgChart1"/>
    <dgm:cxn modelId="{A096BB69-63F8-4C20-8C11-63F6C5DE8F8D}" type="presParOf" srcId="{F9941671-AA45-4EF1-A129-2419F65D2347}" destId="{28E04884-B1F1-41A5-86F0-037B758D4BCF}" srcOrd="5" destOrd="0" presId="urn:microsoft.com/office/officeart/2005/8/layout/orgChart1"/>
    <dgm:cxn modelId="{7AC22A0C-9693-4C3E-A1CE-E22ED493717D}" type="presParOf" srcId="{28E04884-B1F1-41A5-86F0-037B758D4BCF}" destId="{C94084B7-1A13-471D-A347-2792E90BF774}" srcOrd="0" destOrd="0" presId="urn:microsoft.com/office/officeart/2005/8/layout/orgChart1"/>
    <dgm:cxn modelId="{5113E349-179F-427C-8C6B-CD21212A0E8C}" type="presParOf" srcId="{C94084B7-1A13-471D-A347-2792E90BF774}" destId="{972FB720-396E-4AAF-BDD9-9D55C9AEEB92}" srcOrd="0" destOrd="0" presId="urn:microsoft.com/office/officeart/2005/8/layout/orgChart1"/>
    <dgm:cxn modelId="{A65FED67-03CE-4A3C-8740-513140C0795A}" type="presParOf" srcId="{C94084B7-1A13-471D-A347-2792E90BF774}" destId="{7BE476A4-19A0-44B6-8BA1-9EA6AD9A9B42}" srcOrd="1" destOrd="0" presId="urn:microsoft.com/office/officeart/2005/8/layout/orgChart1"/>
    <dgm:cxn modelId="{2933323F-ED2B-47FE-98F3-33D03351720A}" type="presParOf" srcId="{28E04884-B1F1-41A5-86F0-037B758D4BCF}" destId="{056B41BA-1B30-4EBF-B538-8B735BBA3A27}" srcOrd="1" destOrd="0" presId="urn:microsoft.com/office/officeart/2005/8/layout/orgChart1"/>
    <dgm:cxn modelId="{4208A6BF-DED1-45BF-8BE6-F86C2E33C2C1}" type="presParOf" srcId="{28E04884-B1F1-41A5-86F0-037B758D4BCF}" destId="{11CDC980-457F-409A-87C8-84022499AAFD}" srcOrd="2" destOrd="0" presId="urn:microsoft.com/office/officeart/2005/8/layout/orgChart1"/>
    <dgm:cxn modelId="{247F7E93-6158-4ED3-9583-4ED62F12A596}" type="presParOf" srcId="{AD3C14E6-92BC-4F8F-9701-AE18D0856FA1}" destId="{FAB6210E-956D-4DB2-A9D5-4BCE66A78FAC}" srcOrd="2" destOrd="0" presId="urn:microsoft.com/office/officeart/2005/8/layout/orgChart1"/>
    <dgm:cxn modelId="{DD5BF2E6-6C83-4BCE-BA10-BB9511680BA4}" type="presParOf" srcId="{FAB6210E-956D-4DB2-A9D5-4BCE66A78FAC}" destId="{467D79F4-67F9-40D4-ADED-7C6B58CF025E}" srcOrd="0" destOrd="0" presId="urn:microsoft.com/office/officeart/2005/8/layout/orgChart1"/>
    <dgm:cxn modelId="{B4745307-EDE6-43FF-B618-358993905C73}" type="presParOf" srcId="{FAB6210E-956D-4DB2-A9D5-4BCE66A78FAC}" destId="{5C591829-53D9-4AC6-8CBD-5DB91466AAD1}" srcOrd="1" destOrd="0" presId="urn:microsoft.com/office/officeart/2005/8/layout/orgChart1"/>
    <dgm:cxn modelId="{49E2EF07-A48E-4821-A5D1-712F6133FB9B}" type="presParOf" srcId="{5C591829-53D9-4AC6-8CBD-5DB91466AAD1}" destId="{BBBBE128-CAA2-43CB-83E7-801C5A60B5AE}" srcOrd="0" destOrd="0" presId="urn:microsoft.com/office/officeart/2005/8/layout/orgChart1"/>
    <dgm:cxn modelId="{1A791026-E770-4103-A40D-1B53FD17A927}" type="presParOf" srcId="{BBBBE128-CAA2-43CB-83E7-801C5A60B5AE}" destId="{1130BEDC-46EF-4D12-B148-ADC6E5FB5CA8}" srcOrd="0" destOrd="0" presId="urn:microsoft.com/office/officeart/2005/8/layout/orgChart1"/>
    <dgm:cxn modelId="{DF24347A-FEC4-4E39-AC54-823893389F2F}" type="presParOf" srcId="{BBBBE128-CAA2-43CB-83E7-801C5A60B5AE}" destId="{134C2D3B-B613-4081-8841-888101A806C6}" srcOrd="1" destOrd="0" presId="urn:microsoft.com/office/officeart/2005/8/layout/orgChart1"/>
    <dgm:cxn modelId="{22D7F20A-C9BF-454F-87A0-4F746C23ED14}" type="presParOf" srcId="{5C591829-53D9-4AC6-8CBD-5DB91466AAD1}" destId="{71958AE4-B329-4333-B17E-5C95239A7A6B}" srcOrd="1" destOrd="0" presId="urn:microsoft.com/office/officeart/2005/8/layout/orgChart1"/>
    <dgm:cxn modelId="{5B5499F7-824D-4404-9129-BA7C3CF9C3C0}" type="presParOf" srcId="{5C591829-53D9-4AC6-8CBD-5DB91466AAD1}" destId="{CE2E8E36-E122-420A-89B9-70EC5E174B24}"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7D79F4-67F9-40D4-ADED-7C6B58CF025E}">
      <dsp:nvSpPr>
        <dsp:cNvPr id="0" name=""/>
        <dsp:cNvSpPr/>
      </dsp:nvSpPr>
      <dsp:spPr>
        <a:xfrm>
          <a:off x="2035387" y="289648"/>
          <a:ext cx="133137" cy="583267"/>
        </a:xfrm>
        <a:custGeom>
          <a:avLst/>
          <a:gdLst/>
          <a:ahLst/>
          <a:cxnLst/>
          <a:rect l="0" t="0" r="0" b="0"/>
          <a:pathLst>
            <a:path>
              <a:moveTo>
                <a:pt x="133137" y="0"/>
              </a:moveTo>
              <a:lnTo>
                <a:pt x="133137" y="583267"/>
              </a:lnTo>
              <a:lnTo>
                <a:pt x="0" y="5832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E862BC-1D47-4EA8-88EB-567B51540506}">
      <dsp:nvSpPr>
        <dsp:cNvPr id="0" name=""/>
        <dsp:cNvSpPr/>
      </dsp:nvSpPr>
      <dsp:spPr>
        <a:xfrm>
          <a:off x="2168525" y="289648"/>
          <a:ext cx="1534247" cy="1166535"/>
        </a:xfrm>
        <a:custGeom>
          <a:avLst/>
          <a:gdLst/>
          <a:ahLst/>
          <a:cxnLst/>
          <a:rect l="0" t="0" r="0" b="0"/>
          <a:pathLst>
            <a:path>
              <a:moveTo>
                <a:pt x="0" y="0"/>
              </a:moveTo>
              <a:lnTo>
                <a:pt x="0" y="1033397"/>
              </a:lnTo>
              <a:lnTo>
                <a:pt x="1534247" y="1033397"/>
              </a:lnTo>
              <a:lnTo>
                <a:pt x="1534247" y="11665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7BC525-05BD-4BED-9E8A-90A18DF8B663}">
      <dsp:nvSpPr>
        <dsp:cNvPr id="0" name=""/>
        <dsp:cNvSpPr/>
      </dsp:nvSpPr>
      <dsp:spPr>
        <a:xfrm>
          <a:off x="2122805" y="289648"/>
          <a:ext cx="91440" cy="1166535"/>
        </a:xfrm>
        <a:custGeom>
          <a:avLst/>
          <a:gdLst/>
          <a:ahLst/>
          <a:cxnLst/>
          <a:rect l="0" t="0" r="0" b="0"/>
          <a:pathLst>
            <a:path>
              <a:moveTo>
                <a:pt x="45720" y="0"/>
              </a:moveTo>
              <a:lnTo>
                <a:pt x="45720" y="11665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2D6E33-F0BD-4C45-A8E7-B65576ECE8D0}">
      <dsp:nvSpPr>
        <dsp:cNvPr id="0" name=""/>
        <dsp:cNvSpPr/>
      </dsp:nvSpPr>
      <dsp:spPr>
        <a:xfrm>
          <a:off x="634277" y="289648"/>
          <a:ext cx="1534247" cy="1166535"/>
        </a:xfrm>
        <a:custGeom>
          <a:avLst/>
          <a:gdLst/>
          <a:ahLst/>
          <a:cxnLst/>
          <a:rect l="0" t="0" r="0" b="0"/>
          <a:pathLst>
            <a:path>
              <a:moveTo>
                <a:pt x="1534247" y="0"/>
              </a:moveTo>
              <a:lnTo>
                <a:pt x="1534247" y="1033397"/>
              </a:lnTo>
              <a:lnTo>
                <a:pt x="0" y="1033397"/>
              </a:lnTo>
              <a:lnTo>
                <a:pt x="0" y="11665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862DD0-8B98-43D5-9875-C55384899FA4}">
      <dsp:nvSpPr>
        <dsp:cNvPr id="0" name=""/>
        <dsp:cNvSpPr/>
      </dsp:nvSpPr>
      <dsp:spPr>
        <a:xfrm>
          <a:off x="1554261" y="23983"/>
          <a:ext cx="1228526" cy="265665"/>
        </a:xfrm>
        <a:prstGeom prst="rec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strike="noStrike" kern="1200" dirty="0">
              <a:solidFill>
                <a:schemeClr val="bg1"/>
              </a:solidFill>
            </a:rPr>
            <a:t>I</a:t>
          </a:r>
          <a:r>
            <a:rPr lang="en-US" sz="1100" b="1" kern="1200" dirty="0">
              <a:solidFill>
                <a:schemeClr val="bg1"/>
              </a:solidFill>
            </a:rPr>
            <a:t>MS Manager</a:t>
          </a:r>
          <a:endParaRPr lang="id-ID" sz="1100" b="1" kern="1200" dirty="0">
            <a:solidFill>
              <a:schemeClr val="bg1"/>
            </a:solidFill>
          </a:endParaRPr>
        </a:p>
      </dsp:txBody>
      <dsp:txXfrm>
        <a:off x="1554261" y="23983"/>
        <a:ext cx="1228526" cy="265665"/>
      </dsp:txXfrm>
    </dsp:sp>
    <dsp:sp modelId="{6CF57EB6-859C-4174-A804-851E2849CFBC}">
      <dsp:nvSpPr>
        <dsp:cNvPr id="0" name=""/>
        <dsp:cNvSpPr/>
      </dsp:nvSpPr>
      <dsp:spPr>
        <a:xfrm>
          <a:off x="291" y="1456183"/>
          <a:ext cx="1267972" cy="257759"/>
        </a:xfrm>
        <a:prstGeom prst="rect">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chemeClr val="bg1"/>
              </a:solidFill>
            </a:rPr>
            <a:t>Training Unit</a:t>
          </a:r>
          <a:endParaRPr lang="id-ID" sz="1100" b="1" kern="1200" dirty="0">
            <a:solidFill>
              <a:schemeClr val="bg1"/>
            </a:solidFill>
          </a:endParaRPr>
        </a:p>
      </dsp:txBody>
      <dsp:txXfrm>
        <a:off x="291" y="1456183"/>
        <a:ext cx="1267972" cy="257759"/>
      </dsp:txXfrm>
    </dsp:sp>
    <dsp:sp modelId="{0D3570C1-50CD-4CA9-B2E4-86585A5922D3}">
      <dsp:nvSpPr>
        <dsp:cNvPr id="0" name=""/>
        <dsp:cNvSpPr/>
      </dsp:nvSpPr>
      <dsp:spPr>
        <a:xfrm>
          <a:off x="1534538" y="1456183"/>
          <a:ext cx="1267972" cy="2629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chemeClr val="bg1"/>
              </a:solidFill>
            </a:rPr>
            <a:t>Internal Inspection</a:t>
          </a:r>
          <a:endParaRPr lang="id-ID" sz="1100" b="1" kern="1200" dirty="0">
            <a:solidFill>
              <a:schemeClr val="bg1"/>
            </a:solidFill>
          </a:endParaRPr>
        </a:p>
      </dsp:txBody>
      <dsp:txXfrm>
        <a:off x="1534538" y="1456183"/>
        <a:ext cx="1267972" cy="262907"/>
      </dsp:txXfrm>
    </dsp:sp>
    <dsp:sp modelId="{972FB720-396E-4AAF-BDD9-9D55C9AEEB92}">
      <dsp:nvSpPr>
        <dsp:cNvPr id="0" name=""/>
        <dsp:cNvSpPr/>
      </dsp:nvSpPr>
      <dsp:spPr>
        <a:xfrm>
          <a:off x="3068785" y="1456183"/>
          <a:ext cx="1267972" cy="262907"/>
        </a:xfrm>
        <a:prstGeom prst="rect">
          <a:avLst/>
        </a:prstGeom>
        <a:solidFill>
          <a:srgbClr val="C0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chemeClr val="bg1"/>
              </a:solidFill>
            </a:rPr>
            <a:t>Sales Unit</a:t>
          </a:r>
          <a:endParaRPr lang="id-ID" sz="1100" b="1" kern="1200" dirty="0">
            <a:solidFill>
              <a:schemeClr val="bg1"/>
            </a:solidFill>
          </a:endParaRPr>
        </a:p>
      </dsp:txBody>
      <dsp:txXfrm>
        <a:off x="3068785" y="1456183"/>
        <a:ext cx="1267972" cy="262907"/>
      </dsp:txXfrm>
    </dsp:sp>
    <dsp:sp modelId="{1130BEDC-46EF-4D12-B148-ADC6E5FB5CA8}">
      <dsp:nvSpPr>
        <dsp:cNvPr id="0" name=""/>
        <dsp:cNvSpPr/>
      </dsp:nvSpPr>
      <dsp:spPr>
        <a:xfrm rot="10800000" flipV="1">
          <a:off x="138449" y="681893"/>
          <a:ext cx="1896938" cy="382046"/>
        </a:xfrm>
        <a:prstGeom prst="rect">
          <a:avLst/>
        </a:prstGeom>
        <a:solidFill>
          <a:srgbClr val="0070C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id-ID" sz="1100" b="1" kern="1200" dirty="0">
              <a:solidFill>
                <a:schemeClr val="bg1"/>
              </a:solidFill>
            </a:rPr>
            <a:t> Internal</a:t>
          </a:r>
          <a:r>
            <a:rPr lang="en-US" sz="1100" b="1" kern="1200" dirty="0">
              <a:solidFill>
                <a:schemeClr val="bg1"/>
              </a:solidFill>
            </a:rPr>
            <a:t> Approval Manager/Committee</a:t>
          </a:r>
          <a:endParaRPr lang="id-ID" sz="1100" b="1" kern="1200" dirty="0">
            <a:solidFill>
              <a:schemeClr val="bg1"/>
            </a:solidFill>
          </a:endParaRPr>
        </a:p>
      </dsp:txBody>
      <dsp:txXfrm rot="-10800000">
        <a:off x="138449" y="681893"/>
        <a:ext cx="1896938" cy="38204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36F6108AB70CA449F1977D6611EA6FF" ma:contentTypeVersion="12" ma:contentTypeDescription="Create a new document." ma:contentTypeScope="" ma:versionID="c303c2c911ca04bc78a886580c5be5e3">
  <xsd:schema xmlns:xsd="http://www.w3.org/2001/XMLSchema" xmlns:xs="http://www.w3.org/2001/XMLSchema" xmlns:p="http://schemas.microsoft.com/office/2006/metadata/properties" xmlns:ns2="87c03724-5e5b-40de-896f-c379ee726fe2" xmlns:ns3="7771a849-bc5f-4bbe-a16e-ea205a1c4057" targetNamespace="http://schemas.microsoft.com/office/2006/metadata/properties" ma:root="true" ma:fieldsID="d623705aadb789d2354200d626b4970e" ns2:_="" ns3:_="">
    <xsd:import namespace="87c03724-5e5b-40de-896f-c379ee726fe2"/>
    <xsd:import namespace="7771a849-bc5f-4bbe-a16e-ea205a1c405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2:MediaServiceOCR"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c03724-5e5b-40de-896f-c379ee726f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771a849-bc5f-4bbe-a16e-ea205a1c405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D3991E1-91AC-4535-B2F7-448FC7068ABF}">
  <ds:schemaRefs>
    <ds:schemaRef ds:uri="http://schemas.openxmlformats.org/officeDocument/2006/bibliography"/>
  </ds:schemaRefs>
</ds:datastoreItem>
</file>

<file path=customXml/itemProps2.xml><?xml version="1.0" encoding="utf-8"?>
<ds:datastoreItem xmlns:ds="http://schemas.openxmlformats.org/officeDocument/2006/customXml" ds:itemID="{4AB355E1-D291-49C0-B9A6-A4A407B9E56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CD78DED-59FB-4A1F-9129-E1899F96BF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c03724-5e5b-40de-896f-c379ee726fe2"/>
    <ds:schemaRef ds:uri="7771a849-bc5f-4bbe-a16e-ea205a1c40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E5FFD4-11B0-4459-A0A3-CF32D5685F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25</Pages>
  <Words>7561</Words>
  <Characters>43099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IMS STANDARD Draft version 1.2 – September 201</vt:lpstr>
    </vt:vector>
  </TitlesOfParts>
  <Company>UTZ Certified</Company>
  <LinksUpToDate>false</LinksUpToDate>
  <CharactersWithSpaces>50559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IMS STANDARD Draft version 1.2 – September 201</dc:title>
  <dc:creator>Wim Spieringhs</dc:creator>
  <cp:lastModifiedBy>W W Ellis</cp:lastModifiedBy>
  <cp:revision>2</cp:revision>
  <cp:lastPrinted>2019-10-18T05:25:00Z</cp:lastPrinted>
  <dcterms:created xsi:type="dcterms:W3CDTF">2020-08-26T08:45:00Z</dcterms:created>
  <dcterms:modified xsi:type="dcterms:W3CDTF">2020-08-26T08:45:00Z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0x010100C36F6108AB70CA449F1977D6611EA6FF</vt:lpwstr>
  </property>
</Properties>
</file>